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803AEE" w14:textId="77777777" w:rsidR="00763B92" w:rsidRPr="00F90329" w:rsidRDefault="00763B92" w:rsidP="00F90329">
      <w:pPr>
        <w:jc w:val="center"/>
        <w:rPr>
          <w:b/>
          <w:bCs/>
          <w:sz w:val="32"/>
          <w:szCs w:val="32"/>
        </w:rPr>
      </w:pPr>
      <w:r w:rsidRPr="00F90329">
        <w:rPr>
          <w:b/>
          <w:bCs/>
          <w:sz w:val="32"/>
          <w:szCs w:val="32"/>
        </w:rPr>
        <w:t>Local Recurrence After Excision of Merkel Cell Carcinoma: What Do We Actually Know, and What Should We Do Next?</w:t>
      </w:r>
    </w:p>
    <w:p w14:paraId="086191CF" w14:textId="77777777" w:rsidR="00763B92" w:rsidRDefault="00763B92" w:rsidP="00763B92"/>
    <w:p w14:paraId="22236168" w14:textId="77777777" w:rsidR="00763B92" w:rsidRDefault="00763B92" w:rsidP="00763B92">
      <w:r>
        <w:t>David Michael Miller, MD, PhD; Kevin Scott Emerick, MD; Howard Lane Kaufman, MD; Aubriana M. McEvoy, MD, MS; Lisa Zaba, MD, PhD; Ajay Sharma, MD; Ade Adelaja, MD, PhD; Ann W. Silk, MD; Nikhil I. Khushalani, MD; Isaac Brownell, MD, PhD; Daniel G. Coit, MD; Paul Nghiem, MD, PhD; Vernon Keith Sondak, MD</w:t>
      </w:r>
    </w:p>
    <w:p w14:paraId="425C96E4" w14:textId="77777777" w:rsidR="00763B92" w:rsidRDefault="00763B92" w:rsidP="00763B92"/>
    <w:p w14:paraId="751586EF" w14:textId="77777777" w:rsidR="00763B92" w:rsidRDefault="00763B92" w:rsidP="00763B92">
      <w:r>
        <w:t>Date: 2026-06-12</w:t>
      </w:r>
    </w:p>
    <w:p w14:paraId="55E6846C" w14:textId="77777777" w:rsidR="00763B92" w:rsidRDefault="00763B92" w:rsidP="00763B92">
      <w:r>
        <w:t>DOI: 10.59449/joco.2026.06.12</w:t>
      </w:r>
    </w:p>
    <w:p w14:paraId="0772F7FB" w14:textId="77777777" w:rsidR="00763B92" w:rsidRDefault="00763B92" w:rsidP="00763B92"/>
    <w:p w14:paraId="60A01C5E" w14:textId="77777777" w:rsidR="00763B92" w:rsidRDefault="00763B92" w:rsidP="00763B92">
      <w:r>
        <w:t>Featured Article</w:t>
      </w:r>
    </w:p>
    <w:p w14:paraId="796D2739" w14:textId="77777777" w:rsidR="00763B92" w:rsidRDefault="00763B92" w:rsidP="00763B92"/>
    <w:p w14:paraId="10C46462" w14:textId="77777777" w:rsidR="00763B92" w:rsidRDefault="00763B92" w:rsidP="00C55A1F">
      <w:r>
        <w:t xml:space="preserve">Kavanagh, F. G. </w:t>
      </w:r>
      <w:r>
        <w:rPr>
          <w:i/>
        </w:rPr>
        <w:t>et al</w:t>
      </w:r>
      <w:r>
        <w:rPr>
          <w:i/>
          <w:iCs/>
        </w:rPr>
        <w:t>.</w:t>
      </w:r>
      <w:r>
        <w:t xml:space="preserve"> Local Recurrence Following Complete Surgical Excision of Primary Merkel Cell Carcinoma. </w:t>
      </w:r>
      <w:r>
        <w:rPr>
          <w:i/>
        </w:rPr>
        <w:t>Annals of Surgical Oncology</w:t>
      </w:r>
      <w:r>
        <w:t xml:space="preserve"> (2026). [@Kavanagh2026]</w:t>
      </w:r>
    </w:p>
    <w:p w14:paraId="2A2E5B1F" w14:textId="77777777" w:rsidR="00763B92" w:rsidRDefault="00763B92" w:rsidP="00763B92"/>
    <w:p w14:paraId="78695EEC" w14:textId="77777777" w:rsidR="00763B92" w:rsidRDefault="00763B92" w:rsidP="00F46868">
      <w:r>
        <w:rPr>
          <w:b/>
        </w:rPr>
        <w:t>Introduction</w:t>
      </w:r>
    </w:p>
    <w:p w14:paraId="410C0478" w14:textId="77777777" w:rsidR="00763B92" w:rsidRDefault="00763B92" w:rsidP="00763B92"/>
    <w:p w14:paraId="05144817" w14:textId="4F10FE7A" w:rsidR="00763B92" w:rsidRDefault="00763B92" w:rsidP="00763B92">
      <w:r>
        <w:t xml:space="preserve">The natural history of primary-site local recurrence after excision of localized Merkel cell carcinoma (MCC) remains incompletely defined. This uncertainty is not merely descriptive: it directly informs one of the most debated decisions in localized MCC management, namely whether adjuvant radiation therapy (RT) should be recommended after complete excision. Although postoperative RT is frequently considered for patients with adverse clinicopathologic features, substantial uncertainty persists regarding </w:t>
      </w:r>
      <w:del w:id="0" w:author="Daniel Coit" w:date="2026-06-15T11:21:00Z" w16du:dateUtc="2026-06-15T15:21:00Z">
        <w:r w:rsidDel="00C03B76">
          <w:delText xml:space="preserve">both </w:delText>
        </w:r>
      </w:del>
      <w:r>
        <w:t>the baseline risk of local recurrence</w:t>
      </w:r>
      <w:ins w:id="1" w:author="Daniel Coit" w:date="2026-06-15T11:21:00Z" w16du:dateUtc="2026-06-15T15:21:00Z">
        <w:r w:rsidR="00C03B76">
          <w:t xml:space="preserve">, </w:t>
        </w:r>
      </w:ins>
      <w:ins w:id="2" w:author="Daniel Coit" w:date="2026-06-15T11:23:00Z" w16du:dateUtc="2026-06-15T15:23:00Z">
        <w:r w:rsidR="00C03B76">
          <w:t xml:space="preserve">the </w:t>
        </w:r>
      </w:ins>
      <w:ins w:id="3" w:author="Daniel Coit" w:date="2026-06-15T11:22:00Z" w16du:dateUtc="2026-06-15T15:22:00Z">
        <w:r w:rsidR="00C03B76">
          <w:t xml:space="preserve">clinicopathologic factors associated with increased risk of local recurrence, </w:t>
        </w:r>
      </w:ins>
      <w:r>
        <w:t xml:space="preserve"> and the patients most likely to derive meaningful benefit from treatment [@NCCN2026; @Bhatia2016; @Petrelli2019].</w:t>
      </w:r>
      <w:ins w:id="4" w:author="Daniel Coit" w:date="2026-06-15T11:23:00Z" w16du:dateUtc="2026-06-15T15:23:00Z">
        <w:r w:rsidR="00C03B76">
          <w:t xml:space="preserve">  Furthermore, the outcome of patients following salvage treatment of loc</w:t>
        </w:r>
      </w:ins>
      <w:ins w:id="5" w:author="Daniel Coit" w:date="2026-06-15T11:24:00Z" w16du:dateUtc="2026-06-15T15:24:00Z">
        <w:r w:rsidR="00C03B76">
          <w:t>al recurrence has not been well characterized.</w:t>
        </w:r>
      </w:ins>
    </w:p>
    <w:p w14:paraId="761E3B52" w14:textId="77777777" w:rsidR="00763B92" w:rsidRDefault="00763B92" w:rsidP="00763B92"/>
    <w:p w14:paraId="00D6B600" w14:textId="1D077F16" w:rsidR="00763B92" w:rsidRDefault="00763B92" w:rsidP="00763B92">
      <w:r>
        <w:t xml:space="preserve">Reported rates of local recurrence following surgical excision of MCC vary substantially across the literature. Historical studies </w:t>
      </w:r>
      <w:del w:id="6" w:author="Daniel Coit" w:date="2026-06-15T11:25:00Z" w16du:dateUtc="2026-06-15T15:25:00Z">
        <w:r w:rsidDel="00C03B76">
          <w:delText>reinforced the perception</w:delText>
        </w:r>
      </w:del>
      <w:ins w:id="7" w:author="Daniel Coit" w:date="2026-06-15T11:25:00Z" w16du:dateUtc="2026-06-15T15:25:00Z">
        <w:r w:rsidR="00C03B76">
          <w:t>have suggested</w:t>
        </w:r>
      </w:ins>
      <w:r>
        <w:t xml:space="preserve"> that MCC carries a high risk of primary-site failure; in their 1991 review of 234 patients, Shaw and Rumball reported local recurrence after excision alone in 39% of patients [@Shaw1991]. By contrast, several </w:t>
      </w:r>
      <w:del w:id="8" w:author="Daniel Coit" w:date="2026-06-15T11:25:00Z" w16du:dateUtc="2026-06-15T15:25:00Z">
        <w:r w:rsidDel="00C03B76">
          <w:delText xml:space="preserve">later </w:delText>
        </w:r>
      </w:del>
      <w:ins w:id="9" w:author="Daniel Coit" w:date="2026-06-15T11:25:00Z" w16du:dateUtc="2026-06-15T15:25:00Z">
        <w:r w:rsidR="00C03B76">
          <w:t xml:space="preserve">more contemprary </w:t>
        </w:r>
      </w:ins>
      <w:r>
        <w:t>institutional cohorts have reported substantially lower primary-site local recurrence rates, often in the range of approximately 1–8% [@Allen2005; @Fields2012; @Frohm2016; @Kavanagh2026]. However, these estimates are not directly interchangeable. Published series differ with respect to patient selection, margin status, pathologic nodal evaluation, use or omission of adjuvant RT, definitions of local versus satellite, in-transit, or regional recurrence, and duration of follow-up. Consequently, clinicians are often asked to make treatment recommendations using recurrence estimates that differ by more than an order of magnitude, while also recognizing that those estimates were generated across different clinical eras, staging practices, treatment strategies, and endpoint definitions.</w:t>
      </w:r>
    </w:p>
    <w:p w14:paraId="4810BF31" w14:textId="77777777" w:rsidR="00763B92" w:rsidRDefault="00763B92" w:rsidP="00763B92"/>
    <w:p w14:paraId="4583A68C" w14:textId="77777777" w:rsidR="00763B92" w:rsidRDefault="00763B92" w:rsidP="00763B92">
      <w:r>
        <w:t>Against this background, Kavanagh and colleagues recently reported a large single-institution experience focused specifically on local recurrence following complete surgical excision of primary MCC [@Kavanagh2026]. The study is best understood as a natural-history analysis rather than a comparative trial of postoperative RT. Its clinical relevance, however, is direct: because primary-site RT is intended to prevent local recurrence, a focused estimate of that event inevitably informs radiation decision-making.</w:t>
      </w:r>
    </w:p>
    <w:p w14:paraId="669935CE" w14:textId="77777777" w:rsidR="00763B92" w:rsidRDefault="00763B92" w:rsidP="00763B92"/>
    <w:p w14:paraId="1EB1FDB9" w14:textId="1A7D4928" w:rsidR="00763B92" w:rsidRDefault="00763B92" w:rsidP="00763B92">
      <w:r>
        <w:t>The clinical implications of this uncertainty are considerable. Current NCCN guidelines recommend consideration of postoperative RT for patients with adverse risk factors including lymphovascular invasion (LVI), immunosuppression, primary tumor size greater than 1 cm, close or positive margins, positive sentinel lymph node biopsy (SLNB), and head and neck primary site [@NCCN2026]. Yet the evidentiary basis supporting these recommendations remains heterogeneous (</w:t>
      </w:r>
      <w:r w:rsidRPr="00EA6F26">
        <w:rPr>
          <w:b/>
          <w:bCs/>
        </w:rPr>
        <w:t>Table 1</w:t>
      </w:r>
      <w:r>
        <w:t xml:space="preserve">). Many of the risk factors incorporated into modern treatment algorithms were identified through retrospective studies designed to evaluate recurrence broadly, nodal positivity, disease-specific survival, or overall survival, rather than local recurrence specifically [@Fields2012; @Harounian2021; @Conic2019; @Bartlett2026; @McEvoy2022; @Yusuf2021; @Liang2015; @Stokes2009; @Smith2015; @Cullison2021; @Andruska2021; @Tarabadkar2021; @Lodde2025; @Kavanagh2026; @Servy2016; @Ahn2026; @Brenner2025; @Nayak2023; @Wang2026]. </w:t>
      </w:r>
      <w:del w:id="10" w:author="Daniel Coit" w:date="2026-06-15T11:27:00Z" w16du:dateUtc="2026-06-15T15:27:00Z">
        <w:r w:rsidDel="00C03B76">
          <w:delText>Relatively few</w:delText>
        </w:r>
      </w:del>
      <w:ins w:id="11" w:author="Daniel Coit" w:date="2026-06-15T11:30:00Z" w16du:dateUtc="2026-06-15T15:30:00Z">
        <w:r w:rsidR="00C03B76">
          <w:t>However, n</w:t>
        </w:r>
      </w:ins>
      <w:ins w:id="12" w:author="Daniel Coit" w:date="2026-06-15T11:29:00Z" w16du:dateUtc="2026-06-15T15:29:00Z">
        <w:r w:rsidR="00C03B76">
          <w:t>one of the</w:t>
        </w:r>
      </w:ins>
      <w:ins w:id="13" w:author="Daniel Coit" w:date="2026-06-15T11:31:00Z" w16du:dateUtc="2026-06-15T15:31:00Z">
        <w:r w:rsidR="00C03B76">
          <w:t xml:space="preserve"> </w:t>
        </w:r>
      </w:ins>
      <w:ins w:id="14" w:author="Daniel Coit" w:date="2026-06-15T11:29:00Z" w16du:dateUtc="2026-06-15T15:29:00Z">
        <w:r w:rsidR="00C03B76">
          <w:t>studies</w:t>
        </w:r>
      </w:ins>
      <w:r>
        <w:t xml:space="preserve"> </w:t>
      </w:r>
      <w:ins w:id="15" w:author="Daniel Coit" w:date="2026-06-15T11:31:00Z" w16du:dateUtc="2026-06-15T15:31:00Z">
        <w:r w:rsidR="00C03B76">
          <w:t xml:space="preserve">listed </w:t>
        </w:r>
      </w:ins>
      <w:del w:id="16" w:author="Daniel Coit" w:date="2026-06-15T11:29:00Z" w16du:dateUtc="2026-06-15T15:29:00Z">
        <w:r w:rsidDel="00C03B76">
          <w:delText xml:space="preserve">investigations </w:delText>
        </w:r>
      </w:del>
      <w:del w:id="17" w:author="Daniel Coit" w:date="2026-06-15T11:30:00Z" w16du:dateUtc="2026-06-15T15:30:00Z">
        <w:r w:rsidDel="00C03B76">
          <w:delText xml:space="preserve">have been adequately powered to </w:delText>
        </w:r>
      </w:del>
      <w:del w:id="18" w:author="Daniel Coit" w:date="2026-06-15T11:27:00Z" w16du:dateUtc="2026-06-15T15:27:00Z">
        <w:r w:rsidDel="00C03B76">
          <w:delText xml:space="preserve">examine </w:delText>
        </w:r>
      </w:del>
      <w:ins w:id="19" w:author="Daniel Coit" w:date="2026-06-15T11:27:00Z" w16du:dateUtc="2026-06-15T15:27:00Z">
        <w:r w:rsidR="00C03B76">
          <w:t>define</w:t>
        </w:r>
      </w:ins>
      <w:ins w:id="20" w:author="Daniel Coit" w:date="2026-06-15T11:30:00Z" w16du:dateUtc="2026-06-15T15:30:00Z">
        <w:r w:rsidR="00C03B76">
          <w:t>d</w:t>
        </w:r>
      </w:ins>
      <w:ins w:id="21" w:author="Daniel Coit" w:date="2026-06-15T11:27:00Z" w16du:dateUtc="2026-06-15T15:27:00Z">
        <w:r w:rsidR="00C03B76">
          <w:t xml:space="preserve"> evidence-based</w:t>
        </w:r>
      </w:ins>
      <w:ins w:id="22" w:author="Daniel Coit" w:date="2026-06-15T11:28:00Z" w16du:dateUtc="2026-06-15T15:28:00Z">
        <w:r w:rsidR="00C03B76">
          <w:t xml:space="preserve"> risk factors for </w:t>
        </w:r>
      </w:ins>
      <w:r>
        <w:t>primary-site local failure as a discrete endpoint.</w:t>
      </w:r>
    </w:p>
    <w:p w14:paraId="2D5F6C8A" w14:textId="77777777" w:rsidR="00763B92" w:rsidRDefault="00763B92" w:rsidP="00763B92"/>
    <w:p w14:paraId="590ACDCD" w14:textId="77777777" w:rsidR="00763B92" w:rsidRDefault="00763B92" w:rsidP="00F91D2D">
      <w:r>
        <w:rPr>
          <w:b/>
        </w:rPr>
        <w:t>Table 1. Selected evidence informing NCCN adverse risk factors in Merkel cell carcinoma</w:t>
      </w:r>
    </w:p>
    <w:p w14:paraId="12662EEE" w14:textId="77777777" w:rsidR="00763B92" w:rsidRDefault="00763B92" w:rsidP="00763B92"/>
    <w:p w14:paraId="75232DDC" w14:textId="77777777" w:rsidR="00763B92" w:rsidRDefault="00763B92" w:rsidP="00763B92"/>
    <w:p w14:paraId="2ABDA26D" w14:textId="77777777" w:rsidR="00763B92" w:rsidRDefault="00763B92" w:rsidP="003A59C6">
      <w:r>
        <w:rPr>
          <w:b/>
        </w:rPr>
        <w:t>Table note</w:t>
      </w:r>
      <w:r>
        <w:rPr>
          <w:b/>
          <w:bCs/>
        </w:rPr>
        <w:t>.</w:t>
      </w:r>
      <w:r>
        <w:t xml:space="preserve"> Selected studies include evidence related to recurrence, sentinel lymph node positivity, disease-specific survival, overall survival, surgical margins, and anatomic site. Not all studies evaluated preventable primary-site local recurrence as a discrete endpoint.</w:t>
      </w:r>
    </w:p>
    <w:p w14:paraId="4F52827B" w14:textId="77777777" w:rsidR="00763B92" w:rsidRDefault="00763B92" w:rsidP="00763B92"/>
    <w:p w14:paraId="2B648572" w14:textId="77777777" w:rsidR="00763B92" w:rsidRDefault="00763B92" w:rsidP="00763B92">
      <w:r>
        <w:t>[Table body omitted from review text export. Please refer to the HTML version for the full formatted table.]</w:t>
      </w:r>
    </w:p>
    <w:p w14:paraId="4A603B4F" w14:textId="77777777" w:rsidR="00763B92" w:rsidRDefault="00763B92" w:rsidP="00763B92"/>
    <w:p w14:paraId="68D017D2" w14:textId="3E7374EB" w:rsidR="00763B92" w:rsidRDefault="00763B92" w:rsidP="00763B92">
      <w:r>
        <w:t xml:space="preserve">Thus, while </w:t>
      </w:r>
      <w:del w:id="23" w:author="Daniel Coit" w:date="2026-06-15T11:32:00Z" w16du:dateUtc="2026-06-15T15:32:00Z">
        <w:r w:rsidDel="00C03B76">
          <w:delText xml:space="preserve">these </w:delText>
        </w:r>
      </w:del>
      <w:ins w:id="24" w:author="Daniel Coit" w:date="2026-06-15T11:32:00Z" w16du:dateUtc="2026-06-15T15:32:00Z">
        <w:r w:rsidR="00C03B76">
          <w:t xml:space="preserve">the listed NCCN </w:t>
        </w:r>
      </w:ins>
      <w:r>
        <w:t xml:space="preserve">adverse features </w:t>
      </w:r>
      <w:ins w:id="25" w:author="Daniel Coit" w:date="2026-06-15T11:32:00Z" w16du:dateUtc="2026-06-15T15:32:00Z">
        <w:r w:rsidR="00C03B76">
          <w:t xml:space="preserve">for local recurrence </w:t>
        </w:r>
      </w:ins>
      <w:r>
        <w:t xml:space="preserve">are clinically reasonable and widely used, the evidence linking them specifically to preventable primary-site local recurrence remains </w:t>
      </w:r>
      <w:del w:id="26" w:author="Daniel Coit" w:date="2026-06-15T11:32:00Z" w16du:dateUtc="2026-06-15T15:32:00Z">
        <w:r w:rsidDel="00C03B76">
          <w:delText>uneven</w:delText>
        </w:r>
      </w:del>
      <w:ins w:id="27" w:author="Daniel Coit" w:date="2026-06-15T11:32:00Z" w16du:dateUtc="2026-06-15T15:32:00Z">
        <w:r w:rsidR="00C03B76">
          <w:t>elusive</w:t>
        </w:r>
      </w:ins>
      <w:r>
        <w:t>. To explore the implications of this uncertainty, the Society of Cutaneous Oncology (SoCO) convened a multidisciplinary Journal Club bringing together dermatologists, medical oncologists, surgical oncologists, radiation oncologists, and trainees from across the MCC community. Here, we review the findings of Kavanagh et al., summarize survey results and expert discussion generated during that session, and consider future directions for evidence generation in MCC.</w:t>
      </w:r>
    </w:p>
    <w:p w14:paraId="122EB021" w14:textId="77777777" w:rsidR="00763B92" w:rsidRDefault="00763B92" w:rsidP="00763B92"/>
    <w:p w14:paraId="2427977D" w14:textId="77777777" w:rsidR="00763B92" w:rsidRDefault="00763B92" w:rsidP="00763B92"/>
    <w:p w14:paraId="5C1AA22B" w14:textId="77777777" w:rsidR="00763B92" w:rsidRDefault="00763B92" w:rsidP="00771523">
      <w:r>
        <w:rPr>
          <w:b/>
        </w:rPr>
        <w:lastRenderedPageBreak/>
        <w:t>Evolution of the Evidence Base</w:t>
      </w:r>
    </w:p>
    <w:p w14:paraId="6A77ED5A" w14:textId="77777777" w:rsidR="00763B92" w:rsidRDefault="00763B92" w:rsidP="00763B92"/>
    <w:p w14:paraId="63C0BFED" w14:textId="77777777" w:rsidR="00763B92" w:rsidRDefault="00763B92" w:rsidP="00AD7A79">
      <w:r>
        <w:rPr>
          <w:b/>
        </w:rPr>
        <w:t>Early Observations and the Emergence of Adjuvant Radiation</w:t>
      </w:r>
    </w:p>
    <w:p w14:paraId="571EECD0" w14:textId="77777777" w:rsidR="00763B92" w:rsidRDefault="00763B92" w:rsidP="00763B92"/>
    <w:p w14:paraId="586FC6A5" w14:textId="77777777" w:rsidR="00763B92" w:rsidRDefault="00763B92" w:rsidP="00763B92">
      <w:commentRangeStart w:id="28"/>
      <w:r>
        <w:t>Much of the early literature describing recurrence patterns in MCC was generated before SLNB-based nodal staging was routinely performed. SLNB had been reported in MCC by the late 1990s, was incorporated into NCCN recommendations by 2006, and became increasingly integrated into staging practice after the first MCC-specific AJCC staging system was introduced in 2010 [@Messina1997; @NCCN2026; @Gunaratne2016]. Many historical recurrence series predated these developments</w:t>
      </w:r>
      <w:commentRangeEnd w:id="28"/>
      <w:r w:rsidR="00C03B76">
        <w:rPr>
          <w:rStyle w:val="CommentReference"/>
          <w:sz w:val="24"/>
          <w:szCs w:val="24"/>
        </w:rPr>
        <w:commentReference w:id="28"/>
      </w:r>
      <w:r>
        <w:t>. Recurrence estimates therefore varied widely across studies and often reflected heterogeneous endpoints that combined local, regional, and distant failures. Historical reports, including the 1991 review by Shaw and Rumball, helped establish the perception that MCC was associated with a substantial risk of local failure after excision alone [@Shaw1991].</w:t>
      </w:r>
    </w:p>
    <w:p w14:paraId="53249509" w14:textId="77777777" w:rsidR="00763B92" w:rsidRDefault="00763B92" w:rsidP="00763B92"/>
    <w:p w14:paraId="3D766618" w14:textId="77777777" w:rsidR="00763B92" w:rsidRDefault="00763B92" w:rsidP="00763B92">
      <w:r>
        <w:t xml:space="preserve">In the absence of prospective randomized data, several institutional series and </w:t>
      </w:r>
      <w:commentRangeStart w:id="29"/>
      <w:r>
        <w:t xml:space="preserve">population-based analyses </w:t>
      </w:r>
      <w:commentRangeEnd w:id="29"/>
      <w:r w:rsidR="00C03B76">
        <w:rPr>
          <w:rStyle w:val="CommentReference"/>
          <w:sz w:val="24"/>
          <w:szCs w:val="24"/>
        </w:rPr>
        <w:commentReference w:id="29"/>
      </w:r>
      <w:r>
        <w:t xml:space="preserve">subsequently suggested that postoperative RT could improve local control and, in some reports, overall survival [@Mojica2007; @Lewis2006; @Allen2005]. These studies contributed to the increasing adoption of adjuvant RT and established local control as a major therapeutic objective in localized MCC. However, most available evidence remained retrospective, and treatment decisions were frequently shaped by physician preference, institutional practice patterns, perceived recurrence risk, </w:t>
      </w:r>
      <w:commentRangeStart w:id="30"/>
      <w:r>
        <w:t>and evolving approaches to nodal staging.</w:t>
      </w:r>
      <w:commentRangeEnd w:id="30"/>
      <w:r w:rsidR="00C03B76">
        <w:rPr>
          <w:rStyle w:val="CommentReference"/>
          <w:sz w:val="24"/>
          <w:szCs w:val="24"/>
        </w:rPr>
        <w:commentReference w:id="30"/>
      </w:r>
    </w:p>
    <w:p w14:paraId="023768CF" w14:textId="77777777" w:rsidR="00763B92" w:rsidRDefault="00763B92" w:rsidP="00763B92"/>
    <w:p w14:paraId="4A59F5CD" w14:textId="77777777" w:rsidR="00763B92" w:rsidRDefault="00763B92" w:rsidP="000F2C46">
      <w:r>
        <w:rPr>
          <w:b/>
        </w:rPr>
        <w:t>Risk Stratification and Selective Radiation</w:t>
      </w:r>
    </w:p>
    <w:p w14:paraId="35D1F0D0" w14:textId="77777777" w:rsidR="00763B92" w:rsidRDefault="00763B92" w:rsidP="00763B92"/>
    <w:p w14:paraId="52103D1E" w14:textId="7E8AF557" w:rsidR="00763B92" w:rsidRDefault="00763B92" w:rsidP="00763B92">
      <w:del w:id="31" w:author="Daniel Coit" w:date="2026-06-15T11:45:00Z" w16du:dateUtc="2026-06-15T15:45:00Z">
        <w:r w:rsidDel="00C03B76">
          <w:delText xml:space="preserve">As SLNB became more widely incorporated into routine staging, the clinical question evolved. </w:delText>
        </w:r>
      </w:del>
      <w:r>
        <w:t xml:space="preserve">Rather than asking only whether RT could improve local control, clinicians increasingly asked which patients were most likely to benefit after complete excision. </w:t>
      </w:r>
      <w:commentRangeStart w:id="32"/>
      <w:r>
        <w:t>During this period, adverse clinicopathologic features including lymphovascular invasion, immunosuppression, larger tumor size, positive SLNB, close or positive margins, and head and neck location emerged as important prognostic factors and were progressively incorporated into guideline recommendations [@Fields2012; @Bhatia2016; @McEvoy2022].</w:t>
      </w:r>
      <w:commentRangeEnd w:id="32"/>
      <w:r w:rsidR="00C03B76">
        <w:rPr>
          <w:rStyle w:val="CommentReference"/>
          <w:sz w:val="24"/>
          <w:szCs w:val="24"/>
        </w:rPr>
        <w:commentReference w:id="32"/>
      </w:r>
    </w:p>
    <w:p w14:paraId="540594C5" w14:textId="77777777" w:rsidR="00763B92" w:rsidRDefault="00763B92" w:rsidP="00763B92"/>
    <w:p w14:paraId="7529207B" w14:textId="377081AA" w:rsidR="00763B92" w:rsidRDefault="00763B92" w:rsidP="00763B92">
      <w:r>
        <w:t xml:space="preserve">At the same time, several institutional cohorts began reporting low rates of primary-site local recurrence among selected patients treated with complete excision and selective use or omission of primary-site RT. Fields and colleagues reported a local recurrence rate of approximately 3% following complete resection, although 23% of patients received adjuvant local RT, making this a selective-therapy rather than surgery-alone recurrence estimate [@Fields2012]. Frohm and colleagues observed only two true local or satellite recurrences among 104 patients managed without primary-site RT, including one true local recurrence and one satellite recurrence, although the cohort was restricted to tumors smaller than 2 cm and reflected care at a high-volume center [@Frohm2016]. More recently, recurrence analyses from large prospective cohorts have reinforced that MCC </w:t>
      </w:r>
      <w:r>
        <w:lastRenderedPageBreak/>
        <w:t>recurrence risk varies substantially by stage and time from diagnosis</w:t>
      </w:r>
      <w:ins w:id="33" w:author="Daniel Coit" w:date="2026-06-15T12:22:00Z" w16du:dateUtc="2026-06-15T16:22:00Z">
        <w:r w:rsidR="00C03B76">
          <w:t>. In a study fr</w:t>
        </w:r>
      </w:ins>
      <w:ins w:id="34" w:author="Daniel Coit" w:date="2026-06-15T12:23:00Z" w16du:dateUtc="2026-06-15T16:23:00Z">
        <w:r w:rsidR="00C03B76">
          <w:t xml:space="preserve">om U Washington, the </w:t>
        </w:r>
      </w:ins>
      <w:ins w:id="35" w:author="Daniel Coit" w:date="2026-06-15T12:24:00Z" w16du:dateUtc="2026-06-15T16:24:00Z">
        <w:r w:rsidR="00C03B76">
          <w:t>LR</w:t>
        </w:r>
      </w:ins>
      <w:ins w:id="36" w:author="Daniel Coit" w:date="2026-06-15T12:25:00Z" w16du:dateUtc="2026-06-15T16:25:00Z">
        <w:r w:rsidR="00C03B76">
          <w:t xml:space="preserve"> </w:t>
        </w:r>
      </w:ins>
      <w:ins w:id="37" w:author="Daniel Coit" w:date="2026-06-15T12:23:00Z" w16du:dateUtc="2026-06-15T16:23:00Z">
        <w:r w:rsidR="00C03B76">
          <w:t>rate among 230 patients with pat</w:t>
        </w:r>
      </w:ins>
      <w:ins w:id="38" w:author="Daniel Coit" w:date="2026-06-15T12:24:00Z" w16du:dateUtc="2026-06-15T16:24:00Z">
        <w:r w:rsidR="00C03B76">
          <w:t>h</w:t>
        </w:r>
      </w:ins>
      <w:ins w:id="39" w:author="Daniel Coit" w:date="2026-06-15T12:23:00Z" w16du:dateUtc="2026-06-15T16:23:00Z">
        <w:r w:rsidR="00C03B76">
          <w:t>ologic stage I-II MCC was 7%</w:t>
        </w:r>
      </w:ins>
      <w:ins w:id="40" w:author="Daniel Coit" w:date="2026-06-15T12:27:00Z" w16du:dateUtc="2026-06-15T16:27:00Z">
        <w:r w:rsidR="00C03B76">
          <w:t xml:space="preserve">, </w:t>
        </w:r>
      </w:ins>
      <w:ins w:id="41" w:author="Daniel Coit" w:date="2026-06-15T12:24:00Z" w16du:dateUtc="2026-06-15T16:24:00Z">
        <w:r w:rsidR="00C03B76">
          <w:t>with no difference in DSS compared to Stage I-II MCC who experienced no LR</w:t>
        </w:r>
      </w:ins>
      <w:ins w:id="42" w:author="Daniel Coit" w:date="2026-06-15T12:25:00Z" w16du:dateUtc="2026-06-15T16:25:00Z">
        <w:r w:rsidR="00C03B76">
          <w:t>.  Although the receipt of adjuvant treatment to the local site was not spe</w:t>
        </w:r>
      </w:ins>
      <w:ins w:id="43" w:author="Daniel Coit" w:date="2026-06-15T12:26:00Z" w16du:dateUtc="2026-06-15T16:26:00Z">
        <w:r w:rsidR="00C03B76">
          <w:t xml:space="preserve">cified, this implies effective rescue treatment of </w:t>
        </w:r>
      </w:ins>
      <w:ins w:id="44" w:author="Daniel Coit" w:date="2026-06-15T12:27:00Z" w16du:dateUtc="2026-06-15T16:27:00Z">
        <w:r w:rsidR="00C03B76">
          <w:t>patients with LR.</w:t>
        </w:r>
      </w:ins>
      <w:ins w:id="45" w:author="Daniel Coit" w:date="2026-06-15T12:26:00Z" w16du:dateUtc="2026-06-15T16:26:00Z">
        <w:r w:rsidR="00C03B76">
          <w:t xml:space="preserve"> </w:t>
        </w:r>
      </w:ins>
      <w:del w:id="46" w:author="Daniel Coit" w:date="2026-06-15T12:28:00Z" w16du:dateUtc="2026-06-15T16:28:00Z">
        <w:r w:rsidDel="00C03B76">
          <w:delText xml:space="preserve">, underscoring the need to interpret recurrence estimates in relation to patient and disease context </w:delText>
        </w:r>
      </w:del>
      <w:r>
        <w:t>[@McEvoy2022]. Similarly, the observation arm of ADMEC-O provides a useful reminder that outcomes in completely resected MCC cohorts may differ from historical expectations, although its endpoint was disease-free survival rather than isolated primary-site local recurrence, and patients could receive other standard local therapies [@Becker2023].</w:t>
      </w:r>
    </w:p>
    <w:p w14:paraId="45D0037F" w14:textId="77777777" w:rsidR="00763B92" w:rsidRDefault="00763B92" w:rsidP="00763B92"/>
    <w:p w14:paraId="5822FFDE" w14:textId="77777777" w:rsidR="00763B92" w:rsidRDefault="00763B92" w:rsidP="00763B92">
      <w:r>
        <w:t xml:space="preserve">These observations must be weighed against a substantial body of retrospective evidence supporting adjuvant RT. In a systematic review and meta-analysis of 29 studies including 17,179 patients, Petrelli and colleagues found that adjuvant RT was associated with improved local disease-free survival, locoregional disease-free survival, and overall survival [@Petrelli2019]. </w:t>
      </w:r>
      <w:commentRangeStart w:id="47"/>
      <w:r>
        <w:t>Similarly, Bhatia and colleagues, using the National Cancer Data Base, reported an overall survival benefit associated with adjuvant RT in stage I and II MCC, although not in stage III disease [@Bhatia2016].</w:t>
      </w:r>
      <w:commentRangeEnd w:id="47"/>
      <w:r w:rsidR="00C03B76">
        <w:rPr>
          <w:rStyle w:val="CommentReference"/>
          <w:sz w:val="24"/>
          <w:szCs w:val="24"/>
        </w:rPr>
        <w:commentReference w:id="47"/>
      </w:r>
    </w:p>
    <w:p w14:paraId="51BED498" w14:textId="77777777" w:rsidR="00763B92" w:rsidRDefault="00763B92" w:rsidP="00763B92"/>
    <w:p w14:paraId="20EEA91B" w14:textId="421D043B" w:rsidR="00763B92" w:rsidRDefault="00763B92" w:rsidP="00763B92">
      <w:r>
        <w:t xml:space="preserve">Consequently, the available literature presents a persistent tension. Meta-analytic and large database studies support RT as a strategy to improve local control and possibly survival, yet selected institutional cohorts report very low rates of primary-site recurrence after complete excision, </w:t>
      </w:r>
      <w:del w:id="48" w:author="Daniel Coit" w:date="2026-06-22T09:56:00Z" w16du:dateUtc="2026-06-22T13:56:00Z">
        <w:r w:rsidDel="00C03B76">
          <w:delText>particularly among lower-risk patients</w:delText>
        </w:r>
      </w:del>
      <w:ins w:id="49" w:author="Daniel Coit" w:date="2026-06-22T09:56:00Z" w16du:dateUtc="2026-06-22T13:56:00Z">
        <w:r w:rsidR="00C03B76">
          <w:t>regardless of the presence of the aforementioned risk factors</w:t>
        </w:r>
      </w:ins>
      <w:r>
        <w:t>. Reconciling these observations requires greater clarity about the baseline risk of local recurrence, the clinical features that meaningfully modify that risk, and the absolute benefit that RT provides in different patient subgroups. This tension provides the immediate context for the Kavanagh study.</w:t>
      </w:r>
    </w:p>
    <w:p w14:paraId="7EDA3B22" w14:textId="77777777" w:rsidR="00763B92" w:rsidRDefault="00763B92" w:rsidP="00763B92"/>
    <w:p w14:paraId="1FACED16" w14:textId="77777777" w:rsidR="00763B92" w:rsidRDefault="00763B92" w:rsidP="00FA6A0D">
      <w:r>
        <w:rPr>
          <w:b/>
        </w:rPr>
        <w:t>The Kavanagh Study</w:t>
      </w:r>
    </w:p>
    <w:p w14:paraId="5D4017EA" w14:textId="77777777" w:rsidR="00763B92" w:rsidRDefault="00763B92" w:rsidP="00763B92"/>
    <w:p w14:paraId="0857CB39" w14:textId="77777777" w:rsidR="00763B92" w:rsidRDefault="00763B92" w:rsidP="00243F59">
      <w:r>
        <w:rPr>
          <w:b/>
        </w:rPr>
        <w:t>Study Overview</w:t>
      </w:r>
    </w:p>
    <w:p w14:paraId="4E8C4EBB" w14:textId="77777777" w:rsidR="00763B92" w:rsidRDefault="00763B92" w:rsidP="00763B92"/>
    <w:p w14:paraId="77B52F53" w14:textId="77777777" w:rsidR="00763B92" w:rsidRDefault="00763B92" w:rsidP="00763B92">
      <w:r>
        <w:t>Kavanagh and colleagues addressed this question through a retrospective review of patients treated at Memorial Sloan Kettering Cancer Center over a four-decade period [@Kavanagh2026]. The investigators identified 447 patients with clinically localized MCC who underwent complete surgical excision with pathologically negative margins and no clinical evidence of nodal or distant metastasis at presentation. Of these, 393 patients were managed with surgery alone, while 54 received adjuvant RT to the primary site. This allowed the authors to focus specifically on local recurrence outcomes among patients managed without postoperative primary-site RT.</w:t>
      </w:r>
    </w:p>
    <w:p w14:paraId="7CE589B8" w14:textId="77777777" w:rsidR="00763B92" w:rsidRDefault="00763B92" w:rsidP="00763B92"/>
    <w:p w14:paraId="0CE160BE" w14:textId="034E6E03" w:rsidR="00763B92" w:rsidRDefault="00763B92" w:rsidP="00763B92">
      <w:r>
        <w:t xml:space="preserve">The study addressed a notable limitation of much of the existing literature. While numerous reports have evaluated recurrence broadly or examined the association between RT and clinical outcomes, relatively few have focused specifically on </w:t>
      </w:r>
      <w:ins w:id="50" w:author="Daniel Coit" w:date="2026-06-22T09:57:00Z" w16du:dateUtc="2026-06-22T13:57:00Z">
        <w:r w:rsidR="00C03B76">
          <w:t>specific adjuvant RT to the primary site</w:t>
        </w:r>
      </w:ins>
      <w:ins w:id="51" w:author="Daniel Coit" w:date="2026-06-22T09:58:00Z" w16du:dateUtc="2026-06-22T13:58:00Z">
        <w:r w:rsidR="00C03B76">
          <w:t xml:space="preserve"> (as opposed to any RT),and </w:t>
        </w:r>
      </w:ins>
      <w:r>
        <w:t xml:space="preserve">primary-site local recurrence after complete </w:t>
      </w:r>
      <w:r>
        <w:lastRenderedPageBreak/>
        <w:t xml:space="preserve">excision. By restricting the analysis to patients with pathologically negative margins and clearly defined local recurrence outcomes, Kavanagh and colleagues provided a more direct estimate of the event most relevant to decisions regarding postoperative </w:t>
      </w:r>
      <w:ins w:id="52" w:author="Daniel Coit" w:date="2026-06-22T09:59:00Z" w16du:dateUtc="2026-06-22T13:59:00Z">
        <w:r w:rsidR="00C03B76">
          <w:t xml:space="preserve">adjuvant </w:t>
        </w:r>
      </w:ins>
      <w:r>
        <w:t>primary-site RT.</w:t>
      </w:r>
    </w:p>
    <w:p w14:paraId="3D49071B" w14:textId="77777777" w:rsidR="00763B92" w:rsidRDefault="00763B92" w:rsidP="00763B92"/>
    <w:p w14:paraId="08FF8EC3" w14:textId="77777777" w:rsidR="00763B92" w:rsidRDefault="00763B92" w:rsidP="007B5578">
      <w:r>
        <w:rPr>
          <w:b/>
        </w:rPr>
        <w:t>Principal Findings</w:t>
      </w:r>
    </w:p>
    <w:p w14:paraId="321C153F" w14:textId="77777777" w:rsidR="00763B92" w:rsidRDefault="00763B92" w:rsidP="00763B92"/>
    <w:p w14:paraId="7A67EB7F" w14:textId="77777777" w:rsidR="00763B92" w:rsidRDefault="00763B92" w:rsidP="00763B92">
      <w:r>
        <w:t>Among the 447 patients included in the study, only eight local recurrences were identified. All occurred among patients managed with surgery alone. Seven of the eight local recurrences occurred within the first year following treatment, yielding an estimated one-year local recurrence rate of 1.8% among the 393 patients managed without postoperative primary-site RT [@Kavanagh2026].</w:t>
      </w:r>
    </w:p>
    <w:p w14:paraId="7FC270A0" w14:textId="77777777" w:rsidR="00763B92" w:rsidRDefault="00763B92" w:rsidP="00763B92"/>
    <w:p w14:paraId="6167B650" w14:textId="5293B1B7" w:rsidR="00763B92" w:rsidRDefault="00763B92" w:rsidP="00763B92">
      <w:r>
        <w:t xml:space="preserve">Several observations deserve emphasis. First, isolated local recurrence was uncommon. Second, local failures tended to occur early, consistent with broader MCC recurrence patterns in which recurrence risk is highest soon after diagnosis. Third, </w:t>
      </w:r>
      <w:del w:id="53" w:author="Daniel Coit" w:date="2026-06-22T09:59:00Z" w16du:dateUtc="2026-06-22T13:59:00Z">
        <w:r w:rsidDel="00C03B76">
          <w:delText xml:space="preserve">many </w:delText>
        </w:r>
      </w:del>
      <w:ins w:id="54" w:author="Daniel Coit" w:date="2026-06-22T09:59:00Z" w16du:dateUtc="2026-06-22T13:59:00Z">
        <w:r w:rsidR="00C03B76">
          <w:t xml:space="preserve">all of their </w:t>
        </w:r>
      </w:ins>
      <w:r>
        <w:t xml:space="preserve">patients experiencing local recurrence were successfully salvaged, raising important questions regarding the balance between recurrence prevention and </w:t>
      </w:r>
      <w:ins w:id="55" w:author="Daniel Coit" w:date="2026-06-22T10:00:00Z" w16du:dateUtc="2026-06-22T14:00:00Z">
        <w:r w:rsidR="00C03B76">
          <w:t xml:space="preserve">and recurrence treatment, in the context of </w:t>
        </w:r>
      </w:ins>
      <w:r>
        <w:t>treatment-related morbidity.</w:t>
      </w:r>
    </w:p>
    <w:p w14:paraId="62CA1592" w14:textId="77777777" w:rsidR="00763B92" w:rsidRDefault="00763B92" w:rsidP="00763B92"/>
    <w:p w14:paraId="7DAA5B33" w14:textId="16168E18" w:rsidR="00763B92" w:rsidRDefault="00763B92" w:rsidP="00763B92">
      <w:r>
        <w:t xml:space="preserve">The study also highlights the challenges inherent in MCC outcomes research. Despite representing one of the largest institutional series focused specifically on local recurrence, only eight local recurrence events were observed. </w:t>
      </w:r>
      <w:del w:id="56" w:author="Daniel Coit" w:date="2026-06-22T10:01:00Z" w16du:dateUtc="2026-06-22T14:01:00Z">
        <w:r w:rsidDel="00C03B76">
          <w:delText xml:space="preserve">Consequently, the study had limited ability </w:delText>
        </w:r>
      </w:del>
      <w:ins w:id="57" w:author="Daniel Coit" w:date="2026-06-22T10:01:00Z" w16du:dateUtc="2026-06-22T14:01:00Z">
        <w:r w:rsidR="00C03B76">
          <w:t xml:space="preserve">Given the very low risk </w:t>
        </w:r>
      </w:ins>
      <w:ins w:id="58" w:author="Daniel Coit" w:date="2026-06-22T10:02:00Z" w16du:dateUtc="2026-06-22T14:02:00Z">
        <w:r w:rsidR="00C03B76">
          <w:t xml:space="preserve">of LR, it was impossible </w:t>
        </w:r>
      </w:ins>
      <w:r>
        <w:t>to identify clinicopathologic predictors of local failure or to precisely estimate recurrence risk within individual subgroups.</w:t>
      </w:r>
    </w:p>
    <w:p w14:paraId="0B79B994" w14:textId="77777777" w:rsidR="00763B92" w:rsidRDefault="00763B92" w:rsidP="00763B92"/>
    <w:p w14:paraId="57D11498" w14:textId="77777777" w:rsidR="00763B92" w:rsidRDefault="00763B92" w:rsidP="00763B92"/>
    <w:p w14:paraId="72ED2C1F" w14:textId="77777777" w:rsidR="00763B92" w:rsidRDefault="00763B92" w:rsidP="00B62FB6">
      <w:r>
        <w:rPr>
          <w:b/>
        </w:rPr>
        <w:t>Persistent Uncertainty in Current Practice</w:t>
      </w:r>
    </w:p>
    <w:p w14:paraId="7A9FAFF5" w14:textId="77777777" w:rsidR="00763B92" w:rsidRDefault="00763B92" w:rsidP="00763B92"/>
    <w:p w14:paraId="5B2E3659" w14:textId="0DCE6FF6" w:rsidR="00763B92" w:rsidRDefault="00763B92" w:rsidP="00763B92">
      <w:r>
        <w:t>To better understand how clinicians interpret the available evidence, participants in the June 2026 Society of Cutaneous Oncology Journal Club completed a structured survey examining practice patterns, perceptions of recurrence risk, and attitudes toward postoperative RT. The survey included 25 respondents representing a multidisciplinary group of clinicians, investigators, and trainees (</w:t>
      </w:r>
      <w:r w:rsidRPr="00F90329">
        <w:rPr>
          <w:b/>
          <w:bCs/>
        </w:rPr>
        <w:t>Figures 1–2</w:t>
      </w:r>
      <w:r>
        <w:t>). Medical oncology, medical dermatology, surgical oncology, Mohs surgery, and radiation oncology were all represented, and most respondents reported personally evaluating or managing MCC patients in a typical month.</w:t>
      </w:r>
    </w:p>
    <w:p w14:paraId="16E7E733" w14:textId="77777777" w:rsidR="00763B92" w:rsidRDefault="00763B92" w:rsidP="00763B92"/>
    <w:p w14:paraId="5A8583DF" w14:textId="77777777" w:rsidR="00763B92" w:rsidRDefault="00763B92" w:rsidP="00F00323">
      <w:r>
        <w:rPr>
          <w:b/>
        </w:rPr>
        <w:t>Figures 1–2. Survey respondent characteristics</w:t>
      </w:r>
    </w:p>
    <w:p w14:paraId="03BE10E8" w14:textId="77777777" w:rsidR="00763B92" w:rsidRDefault="00763B92" w:rsidP="00763B92"/>
    <w:p w14:paraId="2D9B462F" w14:textId="77777777" w:rsidR="00763B92" w:rsidRDefault="00763B92" w:rsidP="00763B92"/>
    <w:p w14:paraId="558DA018" w14:textId="77777777" w:rsidR="00763B92" w:rsidRDefault="00763B92" w:rsidP="00E23BAC">
      <w:r>
        <w:rPr>
          <w:b/>
        </w:rPr>
        <w:t>Figure 1</w:t>
      </w:r>
      <w:r>
        <w:rPr>
          <w:b/>
          <w:bCs/>
        </w:rPr>
        <w:t>.</w:t>
      </w:r>
      <w:r>
        <w:t xml:space="preserve"> Primary role of survey respondents. Respondents represented a multidisciplinary group, with medical oncology and medical dermatology comprising the largest groups, followed by surgical oncology, Mohs surgery, radiation oncology, research, and trainees.</w:t>
      </w:r>
    </w:p>
    <w:p w14:paraId="10B16E7E" w14:textId="77777777" w:rsidR="00763B92" w:rsidRDefault="00763B92" w:rsidP="00763B92"/>
    <w:p w14:paraId="01E89E23" w14:textId="77777777" w:rsidR="00763B92" w:rsidRDefault="00763B92" w:rsidP="00763B92"/>
    <w:p w14:paraId="4DF843B6" w14:textId="77777777" w:rsidR="00763B92" w:rsidRDefault="00763B92" w:rsidP="00F827AC">
      <w:r>
        <w:rPr>
          <w:b/>
        </w:rPr>
        <w:t>Figure 2</w:t>
      </w:r>
      <w:r>
        <w:rPr>
          <w:b/>
          <w:bCs/>
        </w:rPr>
        <w:t>.</w:t>
      </w:r>
      <w:r>
        <w:t xml:space="preserve"> Monthly MCC patient volume among survey respondents. Most respondents reported personally evaluating or managing at least one patient with MCC in a typical month; 28% reported managing more than 10 MCC patients per month.</w:t>
      </w:r>
    </w:p>
    <w:p w14:paraId="36485E93" w14:textId="77777777" w:rsidR="00763B92" w:rsidRDefault="00763B92" w:rsidP="00763B92"/>
    <w:p w14:paraId="2755FE0D" w14:textId="77777777" w:rsidR="00763B92" w:rsidRDefault="00763B92" w:rsidP="00A71892">
      <w:r>
        <w:rPr>
          <w:b/>
        </w:rPr>
        <w:t>Variation in Baseline Risk Estimates and Radiation Practice</w:t>
      </w:r>
    </w:p>
    <w:p w14:paraId="50FB373B" w14:textId="77777777" w:rsidR="00763B92" w:rsidRDefault="00763B92" w:rsidP="00763B92"/>
    <w:p w14:paraId="5082B81C" w14:textId="38B660CE" w:rsidR="00763B92" w:rsidRDefault="00763B92" w:rsidP="00763B92">
      <w:r>
        <w:t xml:space="preserve">Despite </w:t>
      </w:r>
      <w:commentRangeStart w:id="59"/>
      <w:r>
        <w:t>broad agreement that local recurrence is an important outcome in MCC</w:t>
      </w:r>
      <w:commentRangeEnd w:id="59"/>
      <w:r w:rsidR="007A433B">
        <w:rPr>
          <w:rStyle w:val="CommentReference"/>
          <w:sz w:val="24"/>
          <w:szCs w:val="24"/>
        </w:rPr>
        <w:commentReference w:id="59"/>
      </w:r>
      <w:r>
        <w:t>, survey responses demonstrated substantial heterogeneity in both perceived recurrence risk and approaches to postoperative RT (</w:t>
      </w:r>
      <w:r w:rsidRPr="00F90329">
        <w:rPr>
          <w:b/>
          <w:bCs/>
        </w:rPr>
        <w:t>Figures 3–8</w:t>
      </w:r>
      <w:r>
        <w:t>). Prior to the Journal Club discussion, most respondents estimated the risk of local recurrence after margin-negative excision alone to be between 6% and 10%, although estimates ranged from less than 2% to greater than 10% (</w:t>
      </w:r>
      <w:r w:rsidRPr="00F90329">
        <w:rPr>
          <w:b/>
          <w:bCs/>
        </w:rPr>
        <w:t>Figure 3</w:t>
      </w:r>
      <w:r>
        <w:t>). Notably, nearly one-half of respondents reported being minimally familiar or not familiar at all with the Kavanagh et al. study before the session (</w:t>
      </w:r>
      <w:r w:rsidRPr="00F90329">
        <w:rPr>
          <w:b/>
          <w:bCs/>
        </w:rPr>
        <w:t xml:space="preserve">Figure 4), </w:t>
      </w:r>
      <w:r>
        <w:t>highlighting the limited dissemination of newer data specifically focused on local recurrence.</w:t>
      </w:r>
    </w:p>
    <w:p w14:paraId="41DDF6AB" w14:textId="77777777" w:rsidR="00763B92" w:rsidRDefault="00763B92" w:rsidP="00763B92"/>
    <w:p w14:paraId="7B4CD88E" w14:textId="3E6430BB" w:rsidR="00763B92" w:rsidRDefault="00763B92" w:rsidP="00763B92">
      <w:r>
        <w:t>This uncertainty was reflected in treatment recommendations. While few respondents reported routinely recommending RT for all patients, only a minority reported rarely or never recommending RT. Instead, most respondents indicated that their recommendations were heavily influenced by individual risk factors (</w:t>
      </w:r>
      <w:r w:rsidRPr="00F90329">
        <w:rPr>
          <w:b/>
          <w:bCs/>
        </w:rPr>
        <w:t>Figure 5</w:t>
      </w:r>
      <w:r>
        <w:t>). Factors most frequently cited as influencing RT decisions included tumor size greater than 1 cm, close or positive margins, lymphovascular invasion, immunosuppression, and positive sentinel lymph node biopsy findings (</w:t>
      </w:r>
      <w:r w:rsidRPr="00F90329">
        <w:rPr>
          <w:b/>
          <w:bCs/>
        </w:rPr>
        <w:t>Figure 6</w:t>
      </w:r>
      <w:r>
        <w:t>). These factors closely mirror those incorporated into current NCCN recommendations, suggesting that current practice remains strongly informed by guideline-defined adverse features despite the limited local recurrence-specific evidence supporting many of them.</w:t>
      </w:r>
    </w:p>
    <w:p w14:paraId="4E1CC901" w14:textId="77777777" w:rsidR="00763B92" w:rsidRDefault="00763B92" w:rsidP="00763B92"/>
    <w:p w14:paraId="59DD3D38" w14:textId="77777777" w:rsidR="00763B92" w:rsidRDefault="00763B92" w:rsidP="008F69DD">
      <w:r>
        <w:rPr>
          <w:b/>
        </w:rPr>
        <w:t>Figures 3–8. Baseline beliefs and current practice patterns</w:t>
      </w:r>
    </w:p>
    <w:p w14:paraId="698A2506" w14:textId="77777777" w:rsidR="00763B92" w:rsidRDefault="00763B92" w:rsidP="00763B92"/>
    <w:p w14:paraId="73BB537C" w14:textId="77777777" w:rsidR="00763B92" w:rsidRDefault="00763B92" w:rsidP="00763B92"/>
    <w:p w14:paraId="54BF76B8" w14:textId="3E5CD1E4" w:rsidR="00763B92" w:rsidRDefault="00763B92" w:rsidP="00E65D53">
      <w:r>
        <w:rPr>
          <w:b/>
        </w:rPr>
        <w:t>Figure 3</w:t>
      </w:r>
      <w:r>
        <w:rPr>
          <w:b/>
          <w:bCs/>
        </w:rPr>
        <w:t>.</w:t>
      </w:r>
      <w:r>
        <w:t xml:space="preserve"> Estimated local recurrence risk after margin-negative excision alone for clinically localized MCC prior to the Journal Club discussion. Respondents were asked: “Before this Journal Club, what local recurrence risk would you generally estimate after margin-negative excision alone for a clinically localized MCC primary?” Most respondents estimated local recurrence risk at 6–10%, although </w:t>
      </w:r>
      <w:r w:rsidR="00E13D79" w:rsidRPr="00E13D79">
        <w:t>estimates ranged from &lt;2% to &gt;10%</w:t>
      </w:r>
      <w:r w:rsidR="00E13D79">
        <w:t>.</w:t>
      </w:r>
    </w:p>
    <w:p w14:paraId="39400081" w14:textId="77777777" w:rsidR="00763B92" w:rsidRDefault="00763B92" w:rsidP="00763B92"/>
    <w:p w14:paraId="6760360B" w14:textId="77777777" w:rsidR="00763B92" w:rsidRDefault="00763B92" w:rsidP="00763B92"/>
    <w:p w14:paraId="492E9674" w14:textId="77777777" w:rsidR="00763B92" w:rsidRDefault="00763B92" w:rsidP="00D930B4">
      <w:r>
        <w:rPr>
          <w:b/>
        </w:rPr>
        <w:t>Figure 4</w:t>
      </w:r>
      <w:r>
        <w:rPr>
          <w:b/>
          <w:bCs/>
        </w:rPr>
        <w:t>.</w:t>
      </w:r>
      <w:r>
        <w:t xml:space="preserve"> Familiarity with the Kavanagh et al. study before participation in the Journal Club. Respondents were asked: “Before this Journal Club, how familiar were you with the Kavanagh et al. study on local recurrence after complete surgical excision of primary Merkel cell carcinoma?” Familiarity varied substantially, with nearly one-half of respondents reporting that they were minimally familiar or not familiar at all.</w:t>
      </w:r>
    </w:p>
    <w:p w14:paraId="1614A57D" w14:textId="77777777" w:rsidR="00763B92" w:rsidRDefault="00763B92" w:rsidP="00763B92"/>
    <w:p w14:paraId="311D7910" w14:textId="77777777" w:rsidR="00763B92" w:rsidRDefault="00763B92" w:rsidP="00763B92"/>
    <w:p w14:paraId="421DE9E5" w14:textId="77777777" w:rsidR="00763B92" w:rsidRDefault="00763B92" w:rsidP="006F72D1">
      <w:r>
        <w:rPr>
          <w:b/>
        </w:rPr>
        <w:t>Figure 5</w:t>
      </w:r>
      <w:r>
        <w:rPr>
          <w:b/>
          <w:bCs/>
        </w:rPr>
        <w:t>.</w:t>
      </w:r>
      <w:r>
        <w:t xml:space="preserve"> Frequency with which respondents recommend or support adjuvant RT to the primary tumor site after complete excision of clinically localized MCC with negative margins and no clinically evident nodal or distant disease. Respondents were asked how often they recommend or support adjuvant primary-site RT in this setting. Most respondents reported recommending RT often depending on risk factors, while smaller groups reported almost always or rarely/never recommending RT.</w:t>
      </w:r>
    </w:p>
    <w:p w14:paraId="4B77685E" w14:textId="77777777" w:rsidR="00763B92" w:rsidRDefault="00763B92" w:rsidP="00763B92"/>
    <w:p w14:paraId="3EEBB72A" w14:textId="77777777" w:rsidR="00763B92" w:rsidRDefault="00763B92" w:rsidP="00763B92"/>
    <w:p w14:paraId="3503712B" w14:textId="77777777" w:rsidR="00763B92" w:rsidRDefault="00763B92" w:rsidP="005E4058">
      <w:r>
        <w:rPr>
          <w:b/>
        </w:rPr>
        <w:t>Figure 6</w:t>
      </w:r>
      <w:r>
        <w:rPr>
          <w:b/>
          <w:bCs/>
        </w:rPr>
        <w:t>.</w:t>
      </w:r>
      <w:r>
        <w:t xml:space="preserve"> Factors reported to most strongly influence decisions regarding adjuvant primary-site RT. Respondents could select multiple factors. Tumor size &gt;1 cm, close or positive margins, lymphovascular invasion, immunosuppression, and positive sentinel lymph node biopsy were the most commonly selected factors.</w:t>
      </w:r>
    </w:p>
    <w:p w14:paraId="3D7A3EB9" w14:textId="77777777" w:rsidR="00763B92" w:rsidRDefault="00763B92" w:rsidP="00763B92"/>
    <w:p w14:paraId="15C50950" w14:textId="77777777" w:rsidR="00763B92" w:rsidRDefault="00763B92" w:rsidP="00763B92"/>
    <w:p w14:paraId="6EA7E9DC" w14:textId="77777777" w:rsidR="00763B92" w:rsidRDefault="00763B92" w:rsidP="00F57614">
      <w:r>
        <w:rPr>
          <w:b/>
        </w:rPr>
        <w:t>Figure 7</w:t>
      </w:r>
      <w:r>
        <w:rPr>
          <w:b/>
          <w:bCs/>
        </w:rPr>
        <w:t>.</w:t>
      </w:r>
      <w:r>
        <w:t xml:space="preserve"> General approach to adjuvant primary-site RT when guideline-defined adverse features are present after margin-negative excision. Respondents were asked how they generally approach adjuvant primary-site RT when guideline-defined adverse features are present. Responses were split between generally following guideline-based recommendations and individualizing decisions based on overall recurrence risk and treatment burden.</w:t>
      </w:r>
    </w:p>
    <w:p w14:paraId="67443641" w14:textId="77777777" w:rsidR="00763B92" w:rsidRDefault="00763B92" w:rsidP="00763B92"/>
    <w:p w14:paraId="3EE24E41" w14:textId="77777777" w:rsidR="00763B92" w:rsidRDefault="00763B92" w:rsidP="00763B92"/>
    <w:p w14:paraId="18F251C0" w14:textId="77777777" w:rsidR="00763B92" w:rsidRDefault="00763B92" w:rsidP="005A1710">
      <w:r>
        <w:rPr>
          <w:b/>
        </w:rPr>
        <w:t>Figure 8</w:t>
      </w:r>
      <w:r>
        <w:rPr>
          <w:b/>
          <w:bCs/>
        </w:rPr>
        <w:t>.</w:t>
      </w:r>
      <w:r>
        <w:t xml:space="preserve"> Evidence most likely to change current practice regarding use or omission of adjuvant primary-site RT after complete excision of clinically localized MCC. Prospective registry or clinical trial data were the most frequently selected practice-changing evidence type.</w:t>
      </w:r>
    </w:p>
    <w:p w14:paraId="717E12C2" w14:textId="77777777" w:rsidR="00763B92" w:rsidRDefault="00763B92" w:rsidP="00763B92"/>
    <w:p w14:paraId="2D29F4EF" w14:textId="77777777" w:rsidR="00763B92" w:rsidRDefault="00763B92" w:rsidP="00784D03">
      <w:r>
        <w:rPr>
          <w:b/>
        </w:rPr>
        <w:t>Evidence Thresholds and Areas of Equipoise</w:t>
      </w:r>
    </w:p>
    <w:p w14:paraId="54FA159D" w14:textId="77777777" w:rsidR="00763B92" w:rsidRDefault="00763B92" w:rsidP="00763B92"/>
    <w:p w14:paraId="191C034D" w14:textId="33699437" w:rsidR="00763B92" w:rsidRDefault="00763B92" w:rsidP="00763B92">
      <w:r>
        <w:t>Survey responses also suggested that uncertainty extends beyond whether postoperative RT should be recommended to how RT should be delivered when it is used. Respondents reported a broad range of preferred dose and fractionation approaches, including conventional fractionation, moderate hypofractionation, single-fraction 8 Gy, and substantial variation by clinical scenario (</w:t>
      </w:r>
      <w:r w:rsidRPr="00F90329">
        <w:rPr>
          <w:b/>
          <w:bCs/>
        </w:rPr>
        <w:t>Figures 9–10</w:t>
      </w:r>
      <w:r>
        <w:t>). Similarly, respondents differed in the degree to which they individualize dose and fractionation based on perceived recurrence risk, with roughly similar proportions reporting minimal, somewhat, or substantial variation in approach.</w:t>
      </w:r>
    </w:p>
    <w:p w14:paraId="62B75D96" w14:textId="77777777" w:rsidR="00763B92" w:rsidRDefault="00763B92" w:rsidP="00763B92"/>
    <w:p w14:paraId="2F8E41AC" w14:textId="77777777" w:rsidR="00763B92" w:rsidRDefault="00763B92" w:rsidP="00763B92">
      <w:r>
        <w:t xml:space="preserve">These findings are important because they suggest that practice variation is not limited to the binary decision of RT versus observation. </w:t>
      </w:r>
      <w:commentRangeStart w:id="60"/>
      <w:r>
        <w:t xml:space="preserve">Rather, heterogeneity extends across multiple dimensions of care: baseline recurrence risk estimates, treatment thresholds, risk factors used in decision-making, and dose/fractionation strategies. </w:t>
      </w:r>
      <w:commentRangeEnd w:id="60"/>
      <w:r w:rsidR="007A433B">
        <w:rPr>
          <w:rStyle w:val="CommentReference"/>
          <w:sz w:val="24"/>
          <w:szCs w:val="24"/>
        </w:rPr>
        <w:commentReference w:id="60"/>
      </w:r>
      <w:r>
        <w:t xml:space="preserve">This pattern is consistent with </w:t>
      </w:r>
      <w:r>
        <w:lastRenderedPageBreak/>
        <w:t>meaningful clinical equipoise and supports the need for prospective evidence generation capable of informing not only whether RT should be used, but for whom, and in what form.</w:t>
      </w:r>
    </w:p>
    <w:p w14:paraId="7F7A38D3" w14:textId="77777777" w:rsidR="00763B92" w:rsidRDefault="00763B92" w:rsidP="00763B92"/>
    <w:p w14:paraId="1F37229A" w14:textId="77777777" w:rsidR="00763B92" w:rsidRDefault="00763B92" w:rsidP="00676F5C">
      <w:r>
        <w:rPr>
          <w:b/>
        </w:rPr>
        <w:t>Figures 9–10. Variation in radiation dose and fractionation strategies</w:t>
      </w:r>
    </w:p>
    <w:p w14:paraId="3381289A" w14:textId="77777777" w:rsidR="00763B92" w:rsidRDefault="00763B92" w:rsidP="00763B92"/>
    <w:p w14:paraId="7CFF7A0D" w14:textId="77777777" w:rsidR="00763B92" w:rsidRDefault="00763B92" w:rsidP="00763B92"/>
    <w:p w14:paraId="11669DBB" w14:textId="77777777" w:rsidR="00763B92" w:rsidRDefault="00763B92" w:rsidP="00E1772A">
      <w:r>
        <w:rPr>
          <w:b/>
        </w:rPr>
        <w:t>Figure 9</w:t>
      </w:r>
      <w:r>
        <w:rPr>
          <w:b/>
          <w:bCs/>
        </w:rPr>
        <w:t>.</w:t>
      </w:r>
      <w:r>
        <w:t xml:space="preserve"> Preferred dose and fractionation when respondents recommend or support adjuvant RT to the primary tumor site after complete excision of clinically node-negative MCC. Respondents were asked what dose/fractionation they most commonly use when they recommend or support adjuvant radiation. Responses included conventional fractionation, moderate hypofractionation, single-fraction 8 Gy, and scenario-dependent approaches.</w:t>
      </w:r>
    </w:p>
    <w:p w14:paraId="70020088" w14:textId="77777777" w:rsidR="00763B92" w:rsidRDefault="00763B92" w:rsidP="00763B92"/>
    <w:p w14:paraId="17DB4C08" w14:textId="77777777" w:rsidR="00763B92" w:rsidRDefault="00763B92" w:rsidP="00763B92"/>
    <w:p w14:paraId="30C9D476" w14:textId="77777777" w:rsidR="00763B92" w:rsidRDefault="00763B92" w:rsidP="00F1681F">
      <w:r>
        <w:rPr>
          <w:b/>
        </w:rPr>
        <w:t>Figure 10</w:t>
      </w:r>
      <w:r>
        <w:rPr>
          <w:b/>
          <w:bCs/>
        </w:rPr>
        <w:t>.</w:t>
      </w:r>
      <w:r>
        <w:t xml:space="preserve"> Degree to which preferred dose and fractionation change based on perceived risk of local recurrence. Respondents varied in whether they generally use the same regimen, individualize within a limited range, or use substantially different approaches for lower- versus higher-risk cases.</w:t>
      </w:r>
    </w:p>
    <w:p w14:paraId="58541BB7" w14:textId="77777777" w:rsidR="00763B92" w:rsidRDefault="00763B92" w:rsidP="00763B92"/>
    <w:p w14:paraId="09684F81" w14:textId="77777777" w:rsidR="00763B92" w:rsidRDefault="00763B92" w:rsidP="00806C70">
      <w:r>
        <w:rPr>
          <w:b/>
        </w:rPr>
        <w:t>Clinical Scenarios Reveal Areas of Consensus and Disagreement</w:t>
      </w:r>
    </w:p>
    <w:p w14:paraId="0E8EC8FE" w14:textId="77777777" w:rsidR="00763B92" w:rsidRDefault="00763B92" w:rsidP="00763B92"/>
    <w:p w14:paraId="16C174BE" w14:textId="58D25FC1" w:rsidR="00763B92" w:rsidRDefault="00763B92" w:rsidP="00763B92">
      <w:r>
        <w:t>When respondents were presented with specific clinical scenarios, substantial consensus emerged at the extremes of risk, but heterogeneity persisted in intermediate-risk settings (</w:t>
      </w:r>
      <w:r w:rsidRPr="00F90329">
        <w:rPr>
          <w:b/>
          <w:bCs/>
        </w:rPr>
        <w:t>Figures 11–18</w:t>
      </w:r>
      <w:r>
        <w:t>). Observation was generally favored for a low-risk extremity primary lacking adverse features (</w:t>
      </w:r>
      <w:r w:rsidRPr="00F90329">
        <w:rPr>
          <w:b/>
          <w:bCs/>
        </w:rPr>
        <w:t>Figure 11</w:t>
      </w:r>
      <w:r>
        <w:t>), whereas most respondents recommended RT for a patient with multiple guideline-defined risk factors, including head and neck location, lymphovascular invasion, close margins, and tumor size greater than 1 cm (</w:t>
      </w:r>
      <w:r w:rsidRPr="00F90329">
        <w:rPr>
          <w:b/>
          <w:bCs/>
        </w:rPr>
        <w:t xml:space="preserve">Figure </w:t>
      </w:r>
      <w:r w:rsidR="00F90329">
        <w:rPr>
          <w:b/>
          <w:bCs/>
        </w:rPr>
        <w:t>13</w:t>
      </w:r>
      <w:r>
        <w:t>). These patterns suggest that clinicians often agree on the directionality of risk, even when uncertainty remains regarding the absolute magnitude of benefit associated with postoperative RT.</w:t>
      </w:r>
    </w:p>
    <w:p w14:paraId="16A866E8" w14:textId="77777777" w:rsidR="00763B92" w:rsidRDefault="00763B92" w:rsidP="00763B92"/>
    <w:p w14:paraId="55808981" w14:textId="060567EF" w:rsidR="00763B92" w:rsidRDefault="00763B92" w:rsidP="00763B92">
      <w:r>
        <w:t>The scenarios also demonstrated that patient factors may influence the preferred approach to radiation delivery more than the binary decision to treat. In a scenario incorporating advanced age, frailty, travel distance, and treatment burden, most respondents still recommended RT (</w:t>
      </w:r>
      <w:r w:rsidRPr="00F90329">
        <w:rPr>
          <w:b/>
          <w:bCs/>
        </w:rPr>
        <w:t>Figure 15</w:t>
      </w:r>
      <w:r>
        <w:t>), but single-fraction RT emerged as the dominant preferred regimen among those who would treat (</w:t>
      </w:r>
      <w:r w:rsidRPr="00F90329">
        <w:rPr>
          <w:b/>
          <w:bCs/>
        </w:rPr>
        <w:t>Figure 16</w:t>
      </w:r>
      <w:r>
        <w:t>). Similarly, when a patient expressed a strong preference to minimize treatment burden, recommendations were distributed across observation and abbreviated or conventional RT approaches (</w:t>
      </w:r>
      <w:r w:rsidRPr="00F90329">
        <w:rPr>
          <w:b/>
          <w:bCs/>
        </w:rPr>
        <w:t>Figure 17</w:t>
      </w:r>
      <w:r>
        <w:t>). Finally, in the setting of microscopic nodal involvement, respondents frequently selected both nodal-basin RT and primary-site RT (</w:t>
      </w:r>
      <w:r w:rsidRPr="00F90329">
        <w:rPr>
          <w:b/>
          <w:bCs/>
        </w:rPr>
        <w:t>Figure 18</w:t>
      </w:r>
      <w:r>
        <w:t xml:space="preserve">), highlighting how a </w:t>
      </w:r>
      <w:commentRangeStart w:id="61"/>
      <w:r>
        <w:t xml:space="preserve">positive SLNB shifts the decision from whether to treat the primary site alone </w:t>
      </w:r>
      <w:commentRangeEnd w:id="61"/>
      <w:r w:rsidR="007A433B">
        <w:rPr>
          <w:rStyle w:val="CommentReference"/>
          <w:sz w:val="24"/>
          <w:szCs w:val="24"/>
        </w:rPr>
        <w:commentReference w:id="61"/>
      </w:r>
      <w:r>
        <w:t>toward broader questions of treatment fields and components.</w:t>
      </w:r>
    </w:p>
    <w:p w14:paraId="3F27EEAF" w14:textId="77777777" w:rsidR="00763B92" w:rsidRDefault="00763B92" w:rsidP="00763B92"/>
    <w:p w14:paraId="79FC7AB9" w14:textId="77777777" w:rsidR="00763B92" w:rsidRDefault="00763B92" w:rsidP="00763B92">
      <w:r>
        <w:lastRenderedPageBreak/>
        <w:t>Taken together, these scenario-based responses suggest that practice variation in localized MCC is not random. Rather, clinicians appear to integrate tumor risk, anatomic site, nodal status, patient frailty, treatment burden, and feasibility of abbreviated radiation approaches. This reinforces the need for prospective studies that capture both tumor-level risk factors and patient-centered factors, rather than focusing solely on recurrence outcomes.</w:t>
      </w:r>
    </w:p>
    <w:p w14:paraId="65FD1287" w14:textId="77777777" w:rsidR="00763B92" w:rsidRDefault="00763B92" w:rsidP="00763B92"/>
    <w:p w14:paraId="466E8894" w14:textId="77777777" w:rsidR="00763B92" w:rsidRDefault="00763B92" w:rsidP="008A44D1">
      <w:r>
        <w:rPr>
          <w:b/>
        </w:rPr>
        <w:t>Figures 11–18. Clinical scenario responses</w:t>
      </w:r>
    </w:p>
    <w:p w14:paraId="376752EE" w14:textId="77777777" w:rsidR="00763B92" w:rsidRDefault="00763B92" w:rsidP="00763B92"/>
    <w:p w14:paraId="11E53FEB" w14:textId="77777777" w:rsidR="00763B92" w:rsidRDefault="00763B92" w:rsidP="00763B92"/>
    <w:p w14:paraId="0190B17E" w14:textId="77777777" w:rsidR="00763B92" w:rsidRDefault="00763B92" w:rsidP="00B351A8">
      <w:r>
        <w:rPr>
          <w:b/>
        </w:rPr>
        <w:t>Figure 11</w:t>
      </w:r>
      <w:r>
        <w:rPr>
          <w:b/>
          <w:bCs/>
        </w:rPr>
        <w:t>.</w:t>
      </w:r>
      <w:r>
        <w:t xml:space="preserve"> Responses to a low-risk localized MCC scenario. Respondents were asked about a 74-year-old immunocompetent patient with a 0.8 cm forearm MCC, negative margins, 0.7 cm closest pathologic margin, absent lymphovascular invasion, and negative SLNB. Most respondents favored observation without adjuvant RT or discussion of RT without generally recommending treatment.</w:t>
      </w:r>
    </w:p>
    <w:p w14:paraId="65517552" w14:textId="77777777" w:rsidR="00763B92" w:rsidRDefault="00763B92" w:rsidP="00763B92"/>
    <w:p w14:paraId="010EC42D" w14:textId="77777777" w:rsidR="00763B92" w:rsidRDefault="00763B92" w:rsidP="00763B92"/>
    <w:p w14:paraId="1B5DEF27" w14:textId="77777777" w:rsidR="00763B92" w:rsidRDefault="00763B92" w:rsidP="00FF037F">
      <w:r>
        <w:rPr>
          <w:b/>
        </w:rPr>
        <w:t>Figure 12</w:t>
      </w:r>
      <w:r>
        <w:rPr>
          <w:b/>
          <w:bCs/>
        </w:rPr>
        <w:t>.</w:t>
      </w:r>
      <w:r>
        <w:t xml:space="preserve"> Preferred dose and fractionation among respondents who would recommend RT in the low-risk scenario. Among the small number of respondents recommending RT, single-fraction 8 Gy was the most commonly selected approach.</w:t>
      </w:r>
    </w:p>
    <w:p w14:paraId="4CC9D041" w14:textId="77777777" w:rsidR="00763B92" w:rsidRDefault="00763B92" w:rsidP="00763B92"/>
    <w:p w14:paraId="75472B9C" w14:textId="77777777" w:rsidR="00763B92" w:rsidRDefault="00763B92" w:rsidP="00763B92"/>
    <w:p w14:paraId="21FDCE8D" w14:textId="77777777" w:rsidR="00763B92" w:rsidRDefault="00763B92" w:rsidP="00DA1BF1">
      <w:r>
        <w:rPr>
          <w:b/>
        </w:rPr>
        <w:t>Figure 13</w:t>
      </w:r>
      <w:r>
        <w:rPr>
          <w:b/>
          <w:bCs/>
        </w:rPr>
        <w:t>.</w:t>
      </w:r>
      <w:r>
        <w:t xml:space="preserve"> Responses to a higher-risk head and neck MCC scenario. Respondents were asked about a 76-year-old immunocompetent patient with a 1.6 cm cheek MCC, negative margins with a closest pathologic margin of 0.2 cm, lymphovascular invasion present, and negative SLNB. Most respondents recommended adjuvant RT.</w:t>
      </w:r>
    </w:p>
    <w:p w14:paraId="0EA48FD3" w14:textId="77777777" w:rsidR="00763B92" w:rsidRDefault="00763B92" w:rsidP="00763B92"/>
    <w:p w14:paraId="5A2E3910" w14:textId="77777777" w:rsidR="00763B92" w:rsidRDefault="00763B92" w:rsidP="00763B92"/>
    <w:p w14:paraId="4B05A16A" w14:textId="77777777" w:rsidR="00763B92" w:rsidRDefault="00763B92" w:rsidP="003049C1">
      <w:r>
        <w:rPr>
          <w:b/>
        </w:rPr>
        <w:t>Figure 14</w:t>
      </w:r>
      <w:r>
        <w:rPr>
          <w:b/>
          <w:bCs/>
        </w:rPr>
        <w:t>.</w:t>
      </w:r>
      <w:r>
        <w:t xml:space="preserve"> Preferred dose and fractionation among respondents recommending RT in the higher-risk head and neck scenario shown above. Conventional fractionation, moderate hypofractionation, and single-fraction RT were all represented, suggesting lack of a dominant dose/fractionation strategy.</w:t>
      </w:r>
    </w:p>
    <w:p w14:paraId="2B889864" w14:textId="77777777" w:rsidR="00763B92" w:rsidRDefault="00763B92" w:rsidP="00763B92"/>
    <w:p w14:paraId="324AEC9A" w14:textId="77777777" w:rsidR="00763B92" w:rsidRDefault="00763B92" w:rsidP="00763B92"/>
    <w:p w14:paraId="7E556E4D" w14:textId="77777777" w:rsidR="00763B92" w:rsidRDefault="00763B92" w:rsidP="007E06A1">
      <w:r>
        <w:rPr>
          <w:b/>
        </w:rPr>
        <w:t>Figure 15</w:t>
      </w:r>
      <w:r>
        <w:rPr>
          <w:b/>
          <w:bCs/>
        </w:rPr>
        <w:t>.</w:t>
      </w:r>
      <w:r>
        <w:t xml:space="preserve"> Responses to a higher-risk MCC scenario incorporating advanced age, frailty, comorbidity, and substantial travel burden. Respondents were asked about an 86-year-old patient who lives far from the treatment center and has a 1.8 cm lower leg MCC, negative margins, 0.4 cm closest pathologic margin, lymphovascular invasion present, and negative SLNB. Most respondents continued to recommend adjuvant RT despite competing clinical considerations.</w:t>
      </w:r>
    </w:p>
    <w:p w14:paraId="2A141C9F" w14:textId="77777777" w:rsidR="00763B92" w:rsidRDefault="00763B92" w:rsidP="00763B92"/>
    <w:p w14:paraId="609ABFAD" w14:textId="77777777" w:rsidR="00763B92" w:rsidRDefault="00763B92" w:rsidP="00763B92"/>
    <w:p w14:paraId="601DE300" w14:textId="77777777" w:rsidR="00763B92" w:rsidRDefault="00763B92" w:rsidP="00ED535B">
      <w:r>
        <w:rPr>
          <w:b/>
        </w:rPr>
        <w:t>Figure 16</w:t>
      </w:r>
      <w:r>
        <w:rPr>
          <w:b/>
          <w:bCs/>
        </w:rPr>
        <w:t>.</w:t>
      </w:r>
      <w:r>
        <w:t xml:space="preserve"> Preferred dose and fractionation among respondents recommending RT in the frailty and treatment-burden scenario above. Single-fraction 8 Gy was the most commonly </w:t>
      </w:r>
      <w:r>
        <w:lastRenderedPageBreak/>
        <w:t>selected approach, suggesting that patient factors may influence RT delivery even when the decision to treat is retained.</w:t>
      </w:r>
    </w:p>
    <w:p w14:paraId="52CAFA9E" w14:textId="77777777" w:rsidR="00763B92" w:rsidRDefault="00763B92" w:rsidP="00763B92"/>
    <w:p w14:paraId="4FFD6573" w14:textId="77777777" w:rsidR="00763B92" w:rsidRDefault="00763B92" w:rsidP="00763B92"/>
    <w:p w14:paraId="09634FE2" w14:textId="77777777" w:rsidR="00763B92" w:rsidRDefault="00763B92" w:rsidP="0027320A">
      <w:r>
        <w:rPr>
          <w:b/>
        </w:rPr>
        <w:t>Figure 17</w:t>
      </w:r>
      <w:r>
        <w:rPr>
          <w:b/>
          <w:bCs/>
        </w:rPr>
        <w:t>.</w:t>
      </w:r>
      <w:r>
        <w:t xml:space="preserve"> Responses to a preference-sensitive scenario involving a patient interested in minimizing treatment burden. Respondents were asked about a 72-year-old immunocompetent patient with a 1.2 cm upper arm MCC, negative margins, 0.6 cm closest pathologic margin, absent lymphovascular invasion, and negative SLNB, who was open to radiation only if it meaningfully reduced risk. Responses were distributed across observation, single-fraction RT, hypofractionation, and conventional fractionation.</w:t>
      </w:r>
    </w:p>
    <w:p w14:paraId="2AFA12F3" w14:textId="77777777" w:rsidR="00763B92" w:rsidRDefault="00763B92" w:rsidP="00763B92"/>
    <w:p w14:paraId="56B5B2D7" w14:textId="77777777" w:rsidR="00763B92" w:rsidRDefault="00763B92" w:rsidP="00763B92"/>
    <w:p w14:paraId="6E71A892" w14:textId="77777777" w:rsidR="00763B92" w:rsidRDefault="00763B92" w:rsidP="006876F0">
      <w:r>
        <w:rPr>
          <w:b/>
        </w:rPr>
        <w:t>Figure 18</w:t>
      </w:r>
      <w:r>
        <w:rPr>
          <w:b/>
          <w:bCs/>
        </w:rPr>
        <w:t>.</w:t>
      </w:r>
      <w:r>
        <w:t xml:space="preserve"> Management preferences for a patient with microscopic nodal involvement identified on SLNB. Respondents were asked about a 70-year-old immunocompetent patient with a 1.4 cm forearm MCC, negative margins, 0.8 cm closest pathologic margin, absent lymphovascular invasion, and a positive SLNB without clinical or radiographic nodal or distant disease. Nodal-basin RT and primary-site RT were both commonly selected.</w:t>
      </w:r>
    </w:p>
    <w:p w14:paraId="3602F83A" w14:textId="77777777" w:rsidR="00763B92" w:rsidRDefault="00763B92" w:rsidP="00763B92"/>
    <w:p w14:paraId="1F738C89" w14:textId="77777777" w:rsidR="00763B92" w:rsidRDefault="00763B92" w:rsidP="00FE2B75">
      <w:r>
        <w:rPr>
          <w:b/>
        </w:rPr>
        <w:t>Defining the Clinical Question</w:t>
      </w:r>
    </w:p>
    <w:p w14:paraId="46BD6CE0" w14:textId="77777777" w:rsidR="00763B92" w:rsidRDefault="00763B92" w:rsidP="00763B92"/>
    <w:p w14:paraId="6C06ACD5" w14:textId="77777777" w:rsidR="00763B92" w:rsidRDefault="00763B92" w:rsidP="00763B92">
      <w:r>
        <w:t>Although the Kavanagh study focused on local recurrence after complete surgical excision of primary MCC, the broader debate surrounding adjuvant primary-site RT reflects a more fundamental issue: clinicians may be debating different questions when considering its role in localized MCC. Disagreement may arise not only from how the available data are interpreted, but also from assumptions regarding baseline recurrence risk, the mechanisms by which RT provides benefit, the clinical significance of the events being prevented, and the harms associated with treatment. Clarifying these questions is essential before considering what type of future evidence is needed—and whether additional retrospective studies are likely to resolve the controversy.</w:t>
      </w:r>
    </w:p>
    <w:p w14:paraId="572150F4" w14:textId="77777777" w:rsidR="00763B92" w:rsidRDefault="00763B92" w:rsidP="00763B92"/>
    <w:p w14:paraId="60189903" w14:textId="77777777" w:rsidR="00763B92" w:rsidRDefault="00763B92" w:rsidP="00D62EF5">
      <w:r>
        <w:rPr>
          <w:b/>
        </w:rPr>
        <w:t>What Is the True Baseline Risk?</w:t>
      </w:r>
    </w:p>
    <w:p w14:paraId="02A4D6C2" w14:textId="77777777" w:rsidR="00763B92" w:rsidRDefault="00763B92" w:rsidP="00763B92"/>
    <w:p w14:paraId="08CF762B" w14:textId="77777777" w:rsidR="00763B92" w:rsidRDefault="00763B92" w:rsidP="00763B92">
      <w:r>
        <w:t>One of the central questions surrounding adjuvant RT is whether the remarkably low local recurrence rate reported by Kavanagh et al. is representative of contemporary clinical practice. Among patients treated with margin-negative excision alone, the authors observed a 1-year local recurrence rate of just 1.8%, substantially lower than estimates reported in many historical series and lower than recurrence risks commonly cited during clinical decision-making [@Kavanagh2026].</w:t>
      </w:r>
    </w:p>
    <w:p w14:paraId="19F5111D" w14:textId="77777777" w:rsidR="00763B92" w:rsidRDefault="00763B92" w:rsidP="00763B92"/>
    <w:p w14:paraId="699E4690" w14:textId="77777777" w:rsidR="00763B92" w:rsidRDefault="00763B92" w:rsidP="00763B92">
      <w:r>
        <w:t xml:space="preserve">Interpretation of this estimate remains challenging. Approximately 12% of patients in the Kavanagh cohort received adjuvant RT, and </w:t>
      </w:r>
      <w:commentRangeStart w:id="62"/>
      <w:r>
        <w:t>these individuals were more likely to harbor adverse clinicopathologic features associated with recurrence risk</w:t>
      </w:r>
      <w:commentRangeEnd w:id="62"/>
      <w:r w:rsidR="007A433B">
        <w:rPr>
          <w:rStyle w:val="CommentReference"/>
          <w:sz w:val="24"/>
          <w:szCs w:val="24"/>
        </w:rPr>
        <w:commentReference w:id="62"/>
      </w:r>
      <w:r>
        <w:t xml:space="preserve">. As a result, the observed local recurrence rate among patients managed with surgery alone may not fully reflect the risk among an unselected population of patients presenting with localized MCC. </w:t>
      </w:r>
      <w:r>
        <w:lastRenderedPageBreak/>
        <w:t>Patients selected to receive RT likely represented a subgroup perceived to be at higher baseline risk, raising the possibility that the overall recurrence risk among all eligible patients would be higher than that observed in the surgery-alone cohort.</w:t>
      </w:r>
    </w:p>
    <w:p w14:paraId="7805E660" w14:textId="77777777" w:rsidR="00763B92" w:rsidRDefault="00763B92" w:rsidP="00763B92"/>
    <w:p w14:paraId="1563F43A" w14:textId="77777777" w:rsidR="00763B92" w:rsidRDefault="00763B92" w:rsidP="00763B92">
      <w:r>
        <w:t>A key area of uncertainty is whether the true real-world risk of local recurrence is closer to 2%, as suggested by Kavanagh et al., or meaningfully higher in broader clinical practice. Several prior institutional and multicenter series report higher rates of recurrence or progression, but many of these studies were smaller, included mixed-treatment cohorts, used heterogeneous recurrence endpoints, or did not isolate primary-site local recurrence after margin-negative excision with the same methodological specificity. Others may argue that framing the debate as a choice between 2% and 10% risks oversimplifying a more nuanced reality. The available data likely support a range of plausible estimates rather than a single definitive value. Importantly, however, the clinical implications of this uncertainty depend not only on the absolute recurrence risk but also on the magnitude of benefit expected from RT and the consequences of the events being prevented.</w:t>
      </w:r>
    </w:p>
    <w:p w14:paraId="369D1895" w14:textId="77777777" w:rsidR="00763B92" w:rsidRDefault="00763B92" w:rsidP="00763B92"/>
    <w:p w14:paraId="3C309DCF" w14:textId="77777777" w:rsidR="00763B92" w:rsidRDefault="00763B92" w:rsidP="00ED27BE">
      <w:r>
        <w:rPr>
          <w:b/>
        </w:rPr>
        <w:t>What Does Primary-Site RT Prevent?</w:t>
      </w:r>
    </w:p>
    <w:p w14:paraId="71C02365" w14:textId="77777777" w:rsidR="00763B92" w:rsidRDefault="00763B92" w:rsidP="00763B92"/>
    <w:p w14:paraId="731AD1B9" w14:textId="77777777" w:rsidR="00763B92" w:rsidRDefault="00763B92" w:rsidP="00763B92">
      <w:r>
        <w:t>A central unresolved question is whether primary-site RT should be understood narrowly as an intervention to prevent local recurrence, or more broadly as a treatment that may sterilize residual microscopic dermal or lymphatic disease before it declares itself as in-transit, nodal, or distant progression.</w:t>
      </w:r>
    </w:p>
    <w:p w14:paraId="66ECA5F5" w14:textId="77777777" w:rsidR="00763B92" w:rsidRDefault="00763B92" w:rsidP="00763B92"/>
    <w:p w14:paraId="1FA79CAB" w14:textId="77777777" w:rsidR="00763B92" w:rsidRDefault="00763B92" w:rsidP="00763B92">
      <w:r>
        <w:t>The Kavanagh data most directly address the first question. After complete excision, primary-site local recurrence was uncommon, occurred early, and was frequently salvageable. Notably, most recurrences were isolated local events. Only two patients developed local recurrence in association with simultaneous regional and distant metastatic disease, and both appeared to have biologically aggressive disease from the outset. Thus, within this cohort, there was little evidence that omission of primary-site RT resulted in a substantial burden of subsequent regional or distant relapse arising from uncontrolled local disease.</w:t>
      </w:r>
    </w:p>
    <w:p w14:paraId="7C321ED7" w14:textId="77777777" w:rsidR="00763B92" w:rsidRDefault="00763B92" w:rsidP="00763B92"/>
    <w:p w14:paraId="29D60C54" w14:textId="77777777" w:rsidR="00763B92" w:rsidRDefault="00763B92" w:rsidP="00763B92">
      <w:r>
        <w:t xml:space="preserve">However, the small number of recurrence events limits definitive conclusions regarding the effect of primary-site RT on in-transit, nodal, or distant relapse. Consequently, </w:t>
      </w:r>
      <w:commentRangeStart w:id="63"/>
      <w:r>
        <w:t>the possibility that RT eradicates microscopic disease destined for broader locoregional progression cannot be excluded.</w:t>
      </w:r>
      <w:commentRangeEnd w:id="63"/>
      <w:r w:rsidR="007A433B">
        <w:rPr>
          <w:rStyle w:val="CommentReference"/>
          <w:sz w:val="24"/>
          <w:szCs w:val="24"/>
        </w:rPr>
        <w:commentReference w:id="63"/>
      </w:r>
      <w:r>
        <w:t xml:space="preserve"> If such a pathway exists, however, the Kavanagh experience suggests that it is likely relevant to only a small subset of patients, since few surgery-alone patients developed local recurrence and even fewer developed local recurrence with simultaneous regional or distant disease.</w:t>
      </w:r>
    </w:p>
    <w:p w14:paraId="13A3AD7D" w14:textId="77777777" w:rsidR="00763B92" w:rsidRDefault="00763B92" w:rsidP="00763B92"/>
    <w:p w14:paraId="09434604" w14:textId="296A48B2" w:rsidR="00763B92" w:rsidRDefault="00763B92" w:rsidP="00763B92">
      <w:r>
        <w:t xml:space="preserve">This distinction matters. If primary-site RT primarily prevents rare and salvageable local failures, then many patients may receive treatment without </w:t>
      </w:r>
      <w:ins w:id="64" w:author="Daniel Coit" w:date="2026-06-23T10:35:00Z" w16du:dateUtc="2026-06-23T14:35:00Z">
        <w:r w:rsidR="007A433B">
          <w:t xml:space="preserve">any possible </w:t>
        </w:r>
      </w:ins>
      <w:r>
        <w:t xml:space="preserve">meaningful clinical benefit. If, instead, RT interrupts a broader pathway of locoregional progression, then local recurrence alone may underestimate its clinical value. At present, the available </w:t>
      </w:r>
      <w:r>
        <w:lastRenderedPageBreak/>
        <w:t>evidence provides stronger support for the former hypothesis than the latter, but does not definitively resolve the question.</w:t>
      </w:r>
    </w:p>
    <w:p w14:paraId="74E1C45E" w14:textId="77777777" w:rsidR="00763B92" w:rsidRDefault="00763B92" w:rsidP="00763B92"/>
    <w:p w14:paraId="0DC53CAA" w14:textId="77777777" w:rsidR="00763B92" w:rsidRDefault="00763B92" w:rsidP="00E5688E">
      <w:r>
        <w:rPr>
          <w:b/>
        </w:rPr>
        <w:t>How Salvageable Is the Event Being Prevented?</w:t>
      </w:r>
    </w:p>
    <w:p w14:paraId="264C25F7" w14:textId="77777777" w:rsidR="00763B92" w:rsidRDefault="00763B92" w:rsidP="00763B92"/>
    <w:p w14:paraId="52594BCC" w14:textId="77777777" w:rsidR="00763B92" w:rsidRDefault="00763B92" w:rsidP="00763B92">
      <w:r>
        <w:t>The clinical value of adjuvant RT depends not only on how often recurrence occurs, but also on what happens when recurrence develops. A local recurrence that can be detected early and successfully salvaged through surgery, RT, or systemic therapy carries different implications than a recurrence that serves as a precursor to regional or distant dissemination.</w:t>
      </w:r>
    </w:p>
    <w:p w14:paraId="46BDAD7F" w14:textId="77777777" w:rsidR="00763B92" w:rsidRDefault="00763B92" w:rsidP="00763B92"/>
    <w:p w14:paraId="75B5B98D" w14:textId="77777777" w:rsidR="00763B92" w:rsidRDefault="00763B92" w:rsidP="00763B92">
      <w:r>
        <w:t>An implicit assumption in many discussions of local recurrence is that all recurrences carry equivalent clinical importance. In practice, however, the consequences of recurrence may vary substantially according to timing, location, patient fitness, and the availability of effective salvage options. This consideration is particularly relevant in MCC, where advances in immune checkpoint blockade have altered the therapeutic landscape and improved outcomes for many patients with recurrent disease.</w:t>
      </w:r>
    </w:p>
    <w:p w14:paraId="579C3CF3" w14:textId="77777777" w:rsidR="00763B92" w:rsidRDefault="00763B92" w:rsidP="00763B92"/>
    <w:p w14:paraId="1FDB1151" w14:textId="77777777" w:rsidR="00763B92" w:rsidRDefault="00763B92" w:rsidP="00763B92">
      <w:r>
        <w:t>The Kavanagh experience is notable in this regard. Among patients with isolated local recurrence, durable disease control was achieved with additional local therapy, and none subsequently died of MCC. In contrast, the two patients who developed local recurrence together with regional and distant metastatic disease experienced poor outcomes despite systemic therapy. This pattern suggests that the clinical significance of recurrence may depend less on the presence of a local recurrence itself and more on the biological context in which it occurs.</w:t>
      </w:r>
    </w:p>
    <w:p w14:paraId="32341E81" w14:textId="77777777" w:rsidR="00763B92" w:rsidRDefault="00763B92" w:rsidP="00763B92"/>
    <w:p w14:paraId="1482F8AF" w14:textId="514AD0A1" w:rsidR="00763B92" w:rsidRDefault="00763B92" w:rsidP="00763B92">
      <w:r>
        <w:t xml:space="preserve">If most local recurrences remain highly salvageable, then the threshold for recommending routine adjuvant RT </w:t>
      </w:r>
      <w:del w:id="65" w:author="Daniel Coit" w:date="2026-06-23T10:36:00Z" w16du:dateUtc="2026-06-23T14:36:00Z">
        <w:r w:rsidDel="007A433B">
          <w:delText xml:space="preserve">may </w:delText>
        </w:r>
      </w:del>
      <w:ins w:id="66" w:author="Daniel Coit" w:date="2026-06-23T10:36:00Z" w16du:dateUtc="2026-06-23T14:36:00Z">
        <w:r w:rsidR="007A433B">
          <w:t xml:space="preserve">should </w:t>
        </w:r>
      </w:ins>
      <w:r>
        <w:t xml:space="preserve">be higher. </w:t>
      </w:r>
      <w:commentRangeStart w:id="67"/>
      <w:r>
        <w:t>Conversely, if local recurrence identifies patients at increased risk for subsequent regional or distant progression, then prevention of local failure may confer benefits extending beyond local control alone</w:t>
      </w:r>
      <w:commentRangeEnd w:id="67"/>
      <w:r w:rsidR="007A433B">
        <w:rPr>
          <w:rStyle w:val="CommentReference"/>
          <w:sz w:val="24"/>
          <w:szCs w:val="24"/>
        </w:rPr>
        <w:commentReference w:id="67"/>
      </w:r>
      <w:r>
        <w:t>. Determining which of these models most accurately reflects clinical reality remains an important unanswered question.</w:t>
      </w:r>
    </w:p>
    <w:p w14:paraId="0E10EEB9" w14:textId="77777777" w:rsidR="00F90329" w:rsidRDefault="00F90329" w:rsidP="00641C1D">
      <w:pPr>
        <w:rPr>
          <w:b/>
          <w:bCs/>
        </w:rPr>
      </w:pPr>
    </w:p>
    <w:p w14:paraId="12DE6C74" w14:textId="0F88CC43" w:rsidR="00763B92" w:rsidRDefault="00763B92" w:rsidP="00641C1D">
      <w:r>
        <w:rPr>
          <w:b/>
        </w:rPr>
        <w:t>What Are the Harms of Treatment?</w:t>
      </w:r>
    </w:p>
    <w:p w14:paraId="53C8175B" w14:textId="77777777" w:rsidR="00763B92" w:rsidRDefault="00763B92" w:rsidP="00763B92"/>
    <w:p w14:paraId="3E34DD85" w14:textId="77777777" w:rsidR="00763B92" w:rsidRDefault="00763B92" w:rsidP="00763B92">
      <w:r>
        <w:t>Discussions regarding adjuvant RT often focus on recurrence prevention while devoting comparatively less attention to treatment-related harms. Yet the risk-benefit calculation depends critically on both sides of the equation.</w:t>
      </w:r>
    </w:p>
    <w:p w14:paraId="0D22FA88" w14:textId="77777777" w:rsidR="00763B92" w:rsidRDefault="00763B92" w:rsidP="00763B92"/>
    <w:p w14:paraId="11F1E443" w14:textId="6BA47FF3" w:rsidR="00763B92" w:rsidRDefault="007A433B" w:rsidP="00763B92">
      <w:ins w:id="68" w:author="Daniel Coit" w:date="2026-06-23T10:51:00Z" w16du:dateUtc="2026-06-23T14:51:00Z">
        <w:r>
          <w:t xml:space="preserve">In addition to </w:t>
        </w:r>
      </w:ins>
      <w:ins w:id="69" w:author="Daniel Coit" w:date="2026-06-23T10:52:00Z" w16du:dateUtc="2026-06-23T14:52:00Z">
        <w:r>
          <w:t>the financial cost and time commitment, c</w:t>
        </w:r>
      </w:ins>
      <w:del w:id="70" w:author="Daniel Coit" w:date="2026-06-23T10:52:00Z" w16du:dateUtc="2026-06-23T14:52:00Z">
        <w:r w:rsidR="00763B92" w:rsidDel="007A433B">
          <w:delText>C</w:delText>
        </w:r>
      </w:del>
      <w:r w:rsidR="00763B92">
        <w:t xml:space="preserve">onventional postoperative RT may be associated with acute toxicity, fibrosis, lymphedema, alopecia, wound-healing complications, </w:t>
      </w:r>
      <w:del w:id="71" w:author="Daniel Coit" w:date="2026-06-23T10:52:00Z" w16du:dateUtc="2026-06-23T14:52:00Z">
        <w:r w:rsidR="00763B92" w:rsidDel="007A433B">
          <w:delText xml:space="preserve">treatment burden, financial cost, </w:delText>
        </w:r>
      </w:del>
      <w:r w:rsidR="00763B92">
        <w:t>and, in rare circumstances, serious long-term sequelae</w:t>
      </w:r>
      <w:ins w:id="72" w:author="Daniel Coit" w:date="2026-06-23T10:51:00Z" w16du:dateUtc="2026-06-23T14:51:00Z">
        <w:r>
          <w:t>, including osteoradionecrosis and post RT sarcoma</w:t>
        </w:r>
      </w:ins>
      <w:r w:rsidR="00763B92">
        <w:t xml:space="preserve">. These considerations become increasingly important when the anticipated absolute reduction in recurrence risk is small. Even if RT is </w:t>
      </w:r>
      <w:r w:rsidR="00763B92">
        <w:lastRenderedPageBreak/>
        <w:t>highly effective at preventing local recurrence, the clinical value of treatment depends on whether the expected benefit outweighs these competing harms.</w:t>
      </w:r>
    </w:p>
    <w:p w14:paraId="07CEA24E" w14:textId="77777777" w:rsidR="00763B92" w:rsidRDefault="00763B92" w:rsidP="00763B92"/>
    <w:p w14:paraId="1D353426" w14:textId="77777777" w:rsidR="00763B92" w:rsidRDefault="00763B92" w:rsidP="00763B92">
      <w:r>
        <w:t>Importantly, RT should not be viewed as a single intervention. Contemporary practice encompasses a spectrum of approaches ranging from conventional fractionation to abbreviated hypofractionated regimens and single-fraction RT. Survey responses demonstrated substantial variation in preferred dose and fractionation schedules, particularly in scenarios involving advanced age, frailty, or logistical barriers to treatment. These findings suggest that the debate may not simply be whether RT should be delivered, but how it should be delivered and at what cost in terms of patient burden.</w:t>
      </w:r>
    </w:p>
    <w:p w14:paraId="1D1E56EB" w14:textId="77777777" w:rsidR="00763B92" w:rsidRDefault="00763B92" w:rsidP="00763B92"/>
    <w:p w14:paraId="2FF9494B" w14:textId="77777777" w:rsidR="00763B92" w:rsidRDefault="00763B92" w:rsidP="00763B92">
      <w:r>
        <w:t>Taken together, these considerations suggest that disagreements regarding adjuvant RT in localized MCC extend well beyond estimates of local recurrence risk alone. Clinicians may arrive at different treatment recommendations because they hold different assumptions regarding baseline risk, treatment effect, salvageability, and toxicity. These questions are closely intertwined, and many may be difficult—or impossible—to resolve through additional retrospective analyses alone.</w:t>
      </w:r>
    </w:p>
    <w:p w14:paraId="097D8682" w14:textId="77777777" w:rsidR="00763B92" w:rsidRDefault="00763B92" w:rsidP="00763B92"/>
    <w:p w14:paraId="544C183D" w14:textId="77777777" w:rsidR="00763B92" w:rsidRDefault="00763B92" w:rsidP="00340E3B">
      <w:r>
        <w:rPr>
          <w:b/>
        </w:rPr>
        <w:t>Have We Reached the Limits of Retrospective Data?</w:t>
      </w:r>
    </w:p>
    <w:p w14:paraId="58E337A3" w14:textId="77777777" w:rsidR="00763B92" w:rsidRDefault="00763B92" w:rsidP="00763B92"/>
    <w:p w14:paraId="1FDA3DA3" w14:textId="272DBC8E" w:rsidR="00763B92" w:rsidRDefault="00763B92" w:rsidP="00763B92">
      <w:r>
        <w:t>Taken together, these considerations suggest that many of the questions surrounding adjuvant RT in localized MCC may be inherently difficult to resolve through retrospective analyses alone. Decisions regarding RT are influenced by tumor characteristics, surgical technique, patient factors, physician judgment, and institutional practice patterns, creating substantial potential for confounding by indication</w:t>
      </w:r>
      <w:ins w:id="73" w:author="Daniel Coit" w:date="2026-06-23T10:54:00Z" w16du:dateUtc="2026-06-23T14:54:00Z">
        <w:r w:rsidR="007A433B">
          <w:t>s</w:t>
        </w:r>
      </w:ins>
      <w:del w:id="74" w:author="Daniel Coit" w:date="2026-06-23T10:54:00Z" w16du:dateUtc="2026-06-23T14:54:00Z">
        <w:r w:rsidDel="007A433B">
          <w:delText>a</w:delText>
        </w:r>
      </w:del>
      <w:r>
        <w:t>. At the same time, local recurrence remains a relatively uncommon event, limiting statistical power even in large institutional series.</w:t>
      </w:r>
    </w:p>
    <w:p w14:paraId="127B4C64" w14:textId="77777777" w:rsidR="00763B92" w:rsidRDefault="00763B92" w:rsidP="00763B92"/>
    <w:p w14:paraId="4FFEF9E9" w14:textId="77777777" w:rsidR="00763B92" w:rsidRDefault="00763B92" w:rsidP="00763B92"/>
    <w:p w14:paraId="54ECBF4D" w14:textId="77777777" w:rsidR="00763B92" w:rsidRDefault="00763B92" w:rsidP="00E11A1A">
      <w:r>
        <w:rPr>
          <w:b/>
        </w:rPr>
        <w:t>a Confounding by Indication</w:t>
      </w:r>
    </w:p>
    <w:p w14:paraId="66DFF87C" w14:textId="77777777" w:rsidR="00763B92" w:rsidRDefault="00763B92" w:rsidP="00763B92"/>
    <w:p w14:paraId="394C9280" w14:textId="77777777" w:rsidR="00763B92" w:rsidRDefault="00763B92" w:rsidP="00763B92">
      <w:r>
        <w:t>Confounding by indication occurs when the reason a treatment is given is also related to the outcome being studied.</w:t>
      </w:r>
    </w:p>
    <w:p w14:paraId="499D1017" w14:textId="77777777" w:rsidR="00763B92" w:rsidRDefault="00763B92" w:rsidP="00763B92">
      <w:r>
        <w:t xml:space="preserve">In the context of adjuvant RT for MCC, patients selected for radiation may have larger tumors, </w:t>
      </w:r>
      <w:commentRangeStart w:id="75"/>
      <w:r>
        <w:t>closer margins</w:t>
      </w:r>
      <w:commentRangeEnd w:id="75"/>
      <w:r w:rsidR="007A433B">
        <w:rPr>
          <w:rStyle w:val="CommentReference"/>
          <w:sz w:val="24"/>
          <w:szCs w:val="24"/>
        </w:rPr>
        <w:commentReference w:id="75"/>
      </w:r>
      <w:r>
        <w:t>, lymphovascular invasion, head and neck primary sites, immunosuppression, or other features that make recurrence more likely.</w:t>
      </w:r>
    </w:p>
    <w:p w14:paraId="297F2929" w14:textId="77777777" w:rsidR="00763B92" w:rsidRDefault="00763B92" w:rsidP="00763B92"/>
    <w:p w14:paraId="0E5AC577" w14:textId="77777777" w:rsidR="00763B92" w:rsidRDefault="00763B92" w:rsidP="00763B92">
      <w:r>
        <w:t>As a result, comparing patients who received RT with those who did not can be misleading.</w:t>
      </w:r>
    </w:p>
    <w:p w14:paraId="6F63FC5A" w14:textId="675A1FC4" w:rsidR="00763B92" w:rsidRDefault="00763B92" w:rsidP="00763B92">
      <w:r>
        <w:t>If the RT group has similar outcomes despite having higher-risk disease, RT may be beneficial.</w:t>
      </w:r>
      <w:r w:rsidR="00F90329">
        <w:t xml:space="preserve"> </w:t>
      </w:r>
      <w:r>
        <w:t>If the RT group has worse outcomes, this may reflect baseline risk rather than harm from radiation.</w:t>
      </w:r>
      <w:r w:rsidR="00F90329">
        <w:t xml:space="preserve"> </w:t>
      </w:r>
      <w:r>
        <w:t>Retrospective adjustment can help, but it cannot fully remove uncertainty when treatment selection depends on clinical judgment and unmeasured factors.</w:t>
      </w:r>
    </w:p>
    <w:p w14:paraId="69D4FE1B" w14:textId="77777777" w:rsidR="00763B92" w:rsidRDefault="00763B92" w:rsidP="00763B92"/>
    <w:p w14:paraId="2B2543ED" w14:textId="77777777" w:rsidR="00763B92" w:rsidRDefault="00763B92" w:rsidP="00763B92"/>
    <w:p w14:paraId="4FABA713" w14:textId="77777777" w:rsidR="00763B92" w:rsidRDefault="00763B92" w:rsidP="00763B92">
      <w:r>
        <w:t>Retrospective studies remain essential for hypothesis generation and for describing patterns of care, recurrence, and survival. However, they are less well suited to determining which patients derive meaningful net benefit from treatment. This is especially true when the outcomes most relevant to patients—including treatment burden, toxicity, cosmetic outcomes, functional outcomes, travel burden, and financial toxicity—are inconsistently captured or absent.</w:t>
      </w:r>
    </w:p>
    <w:p w14:paraId="073564CA" w14:textId="77777777" w:rsidR="00763B92" w:rsidRDefault="00763B92" w:rsidP="00763B92"/>
    <w:p w14:paraId="2668478A" w14:textId="77777777" w:rsidR="00763B92" w:rsidRDefault="00763B92" w:rsidP="00763B92">
      <w:r>
        <w:t>Viewed through this lens, the central challenge is no longer simply obtaining a more precise recurrence estimate. Rather, it is developing a framework capable of estimating individualized benefit while accounting for treatment selection, competing risks, patient-centered outcomes, and uncertainty. Addressing that challenge will likely require prospective evidence generation informed by causal inference</w:t>
      </w:r>
      <w:del w:id="76" w:author="Daniel Coit" w:date="2026-06-23T10:55:00Z" w16du:dateUtc="2026-06-23T14:55:00Z">
        <w:r w:rsidDel="007A433B">
          <w:delText>b</w:delText>
        </w:r>
      </w:del>
      <w:r>
        <w:t xml:space="preserve"> and probabilistic modeling.</w:t>
      </w:r>
    </w:p>
    <w:p w14:paraId="098D4EC8" w14:textId="77777777" w:rsidR="00763B92" w:rsidRDefault="00763B92" w:rsidP="00763B92"/>
    <w:p w14:paraId="1AF3CB78" w14:textId="77777777" w:rsidR="00763B92" w:rsidRDefault="00763B92" w:rsidP="00961298">
      <w:r>
        <w:rPr>
          <w:b/>
        </w:rPr>
        <w:t>b Causal and Probabilistic Frameworks</w:t>
      </w:r>
    </w:p>
    <w:p w14:paraId="09881E53" w14:textId="77777777" w:rsidR="00763B92" w:rsidRDefault="00763B92" w:rsidP="00763B92"/>
    <w:p w14:paraId="45FFFEC3" w14:textId="77777777" w:rsidR="00763B92" w:rsidRDefault="00763B92" w:rsidP="00763B92">
      <w:r>
        <w:t>Causal inference asks what would have happened under different treatment choices.</w:t>
      </w:r>
    </w:p>
    <w:p w14:paraId="08DD69EB" w14:textId="77777777" w:rsidR="00763B92" w:rsidRDefault="00763B92" w:rsidP="00763B92">
      <w:r>
        <w:t>For example, the relevant question is not simply whether patients who received RT had fewer local recurrences than patients who did not, but what each patient’s recurrence risk would have been with RT compared with observation.</w:t>
      </w:r>
    </w:p>
    <w:p w14:paraId="3134FF24" w14:textId="77777777" w:rsidR="00763B92" w:rsidRDefault="00763B92" w:rsidP="00763B92"/>
    <w:p w14:paraId="592CC658" w14:textId="77777777" w:rsidR="00763B92" w:rsidRDefault="00763B92" w:rsidP="00763B92">
      <w:r>
        <w:t>Probabilistic modeling complements this by representing uncertainty directly.</w:t>
      </w:r>
    </w:p>
    <w:p w14:paraId="25C1F5A3" w14:textId="77777777" w:rsidR="00763B92" w:rsidRDefault="00763B92" w:rsidP="00763B92">
      <w:r>
        <w:t>Rather than reducing evidence to a single estimate or p-value, these models can estimate the probability that RT provides a clinically meaningful reduction in recurrence risk for a given patient profile.</w:t>
      </w:r>
    </w:p>
    <w:p w14:paraId="1CF935A0" w14:textId="77777777" w:rsidR="00763B92" w:rsidRDefault="00763B92" w:rsidP="00763B92"/>
    <w:p w14:paraId="1F8AF293" w14:textId="77777777" w:rsidR="00763B92" w:rsidRDefault="00763B92" w:rsidP="00763B92">
      <w:r>
        <w:t>Together, these approaches may be especially useful in MCC, where local recurrence is uncommon, treatment selection is highly individualized, and subgroup estimates are often unstable.</w:t>
      </w:r>
    </w:p>
    <w:p w14:paraId="3088B4C4" w14:textId="77777777" w:rsidR="00763B92" w:rsidRDefault="00763B92" w:rsidP="00763B92"/>
    <w:p w14:paraId="078B81FF" w14:textId="0F022797" w:rsidR="00763B92" w:rsidRDefault="00763B92" w:rsidP="00763B92">
      <w:r>
        <w:t>This challenge is compounded by the rarity of local recurrence. If the true recurrence risk after margin-negative excision is in the range of 2–8%, even large institutional series may contain relatively few events. Small differences in event counts can therefore produce meaningfully different estimates, and subgroup analyses may remain unstable despite seemingly large cohorts.</w:t>
      </w:r>
      <w:ins w:id="77" w:author="Daniel Coit" w:date="2026-06-23T10:57:00Z" w16du:dateUtc="2026-06-23T14:57:00Z">
        <w:r w:rsidR="007A433B">
          <w:t xml:space="preserve"> Even statistical correction for multiple testing of small cohorts may introduce error into the clinical implications</w:t>
        </w:r>
      </w:ins>
      <w:ins w:id="78" w:author="Daniel Coit" w:date="2026-06-23T10:58:00Z" w16du:dateUtc="2026-06-23T14:58:00Z">
        <w:r w:rsidR="007A433B">
          <w:t xml:space="preserve"> derived from these subsets.</w:t>
        </w:r>
      </w:ins>
    </w:p>
    <w:p w14:paraId="0E06CF5C" w14:textId="77777777" w:rsidR="00763B92" w:rsidRDefault="00763B92" w:rsidP="00763B92"/>
    <w:p w14:paraId="4E820473" w14:textId="77777777" w:rsidR="00763B92" w:rsidRDefault="00763B92" w:rsidP="009F4872">
      <w:r>
        <w:rPr>
          <w:b/>
        </w:rPr>
        <w:t>Toward Curated Multi-Institutional Evidence Generation</w:t>
      </w:r>
    </w:p>
    <w:p w14:paraId="5C0BCB9D" w14:textId="77777777" w:rsidR="00763B92" w:rsidRDefault="00763B92" w:rsidP="00763B92"/>
    <w:p w14:paraId="4B8F3D78" w14:textId="77777777" w:rsidR="00763B92" w:rsidRDefault="00763B92" w:rsidP="00763B92">
      <w:r>
        <w:t xml:space="preserve">The limitations of the existing evidence base do not diminish the importance of the clinical question. Rather, they clarify the type of evidence that is needed. The central limitation is not simply that many studies are retrospective. It is that much of the available evidence comes from administrative datasets or isolated institutional experiences in which treatment rationale, recurrence definitions, radiation fields and fractionation, </w:t>
      </w:r>
      <w:r>
        <w:lastRenderedPageBreak/>
        <w:t>salvageability, toxicity, treatment burden, and patient preferences are incompletely or inconsistently captured.</w:t>
      </w:r>
    </w:p>
    <w:p w14:paraId="513612F6" w14:textId="77777777" w:rsidR="00763B92" w:rsidRDefault="00763B92" w:rsidP="00763B92"/>
    <w:p w14:paraId="22825690" w14:textId="77777777" w:rsidR="00763B92" w:rsidRDefault="00763B92" w:rsidP="00763B92">
      <w:r>
        <w:t>If the central goal is to identify which patients derive meaningful benefit from adjuvant primary-site RT, then future studies must capture more than whether recurrence occurs. They must also define baseline risk, treatment strategy, recurrence pattern, salvageability, toxicity, treatment burden, patient preferences, and the clinical rationale underlying treatment selection.</w:t>
      </w:r>
    </w:p>
    <w:p w14:paraId="7D3F9B11" w14:textId="77777777" w:rsidR="00763B92" w:rsidRDefault="00763B92" w:rsidP="00763B92"/>
    <w:p w14:paraId="0C2CC354" w14:textId="132FC44C" w:rsidR="00763B92" w:rsidRDefault="00763B92" w:rsidP="00763B92">
      <w:r>
        <w:t xml:space="preserve">Survey responses supported this need for more structured multi-institutional evidence generation. Most respondents rated a prospective multicenter study </w:t>
      </w:r>
      <w:commentRangeStart w:id="79"/>
      <w:r>
        <w:t>evaluating the role of radiation after surgical excision of MCC</w:t>
      </w:r>
      <w:commentRangeEnd w:id="79"/>
      <w:r w:rsidR="007A433B">
        <w:rPr>
          <w:rStyle w:val="CommentReference"/>
          <w:sz w:val="24"/>
          <w:szCs w:val="24"/>
        </w:rPr>
        <w:commentReference w:id="79"/>
      </w:r>
      <w:r>
        <w:t xml:space="preserve"> as either very important or moderately important (</w:t>
      </w:r>
      <w:r w:rsidRPr="00F90329">
        <w:rPr>
          <w:b/>
          <w:bCs/>
        </w:rPr>
        <w:t>Figure 19</w:t>
      </w:r>
      <w:r>
        <w:t>). This finding suggests that, despite differences in current practice, there is broad agreement that the existing evidence base remains insufficient to fully guide patient selection and treatment approach.</w:t>
      </w:r>
    </w:p>
    <w:p w14:paraId="2C4E336D" w14:textId="77777777" w:rsidR="00763B92" w:rsidRDefault="00763B92" w:rsidP="00763B92"/>
    <w:p w14:paraId="4F17A221" w14:textId="77777777" w:rsidR="00763B92" w:rsidRDefault="00763B92" w:rsidP="00763B92">
      <w:r>
        <w:t>The design of such a study should be pragmatic. A randomized trial would provide the cleanest estimate of treatment effect, but feasibility may be limited by the rarity of MCC, low event rates, strong provider preferences, patient preferences, and heterogeneity in radiation approaches. Conversely, an unstructured registry may be easier to implement but risks reproducing many of the same interpretive limitations that affect existing retrospective studies.</w:t>
      </w:r>
    </w:p>
    <w:p w14:paraId="58B3BB68" w14:textId="77777777" w:rsidR="00763B92" w:rsidRDefault="00763B92" w:rsidP="00763B92"/>
    <w:p w14:paraId="02296272" w14:textId="77777777" w:rsidR="00763B92" w:rsidRDefault="00763B92" w:rsidP="00763B92">
      <w:commentRangeStart w:id="80"/>
      <w:r>
        <w:t>The most useful approach may therefore lie between these extremes: a highly curated, multi-institutional observational effort, ideally prospective in design but also capable of incorporating protocolized retrospective case capture when key data elements can be reliably abstracted.</w:t>
      </w:r>
      <w:commentRangeEnd w:id="80"/>
      <w:r w:rsidR="007A433B">
        <w:rPr>
          <w:rStyle w:val="CommentReference"/>
          <w:sz w:val="24"/>
          <w:szCs w:val="24"/>
        </w:rPr>
        <w:commentReference w:id="80"/>
      </w:r>
      <w:r>
        <w:t xml:space="preserve"> Such a study would standardize recurrence definitions, capture the clinical rationale for treatment decisions, characterize radiation fields and fractionation in detail, record toxicity and patient-centered outcomes, and be designed from the outset around causal inference and hierarchical probabilistic modeling.</w:t>
      </w:r>
    </w:p>
    <w:p w14:paraId="08B264D7" w14:textId="77777777" w:rsidR="00763B92" w:rsidRDefault="00763B92" w:rsidP="00763B92"/>
    <w:p w14:paraId="3E199BB9" w14:textId="77777777" w:rsidR="00763B92" w:rsidRDefault="00763B92" w:rsidP="00180022">
      <w:r>
        <w:rPr>
          <w:b/>
        </w:rPr>
        <w:t>Figure 19. Priority of prospective evidence generation</w:t>
      </w:r>
    </w:p>
    <w:p w14:paraId="4C295E0A" w14:textId="77777777" w:rsidR="00763B92" w:rsidRDefault="00763B92" w:rsidP="00763B92"/>
    <w:p w14:paraId="6A098B9C" w14:textId="77777777" w:rsidR="00763B92" w:rsidRDefault="00763B92" w:rsidP="00763B92"/>
    <w:p w14:paraId="7ABB6714" w14:textId="77777777" w:rsidR="00763B92" w:rsidRDefault="00763B92" w:rsidP="006D3671">
      <w:r>
        <w:rPr>
          <w:b/>
        </w:rPr>
        <w:t>Figure 19</w:t>
      </w:r>
      <w:r>
        <w:rPr>
          <w:b/>
          <w:bCs/>
        </w:rPr>
        <w:t>.</w:t>
      </w:r>
      <w:r>
        <w:t xml:space="preserve"> Priority assigned to a prospective multicenter study evaluating the role of radiation after surgical excision of MCC. Respondents were asked: “How important would a prospective multicenter study be to better inform the role of radiation following surgical excision of MCC?” </w:t>
      </w:r>
      <w:commentRangeStart w:id="81"/>
      <w:r>
        <w:t>Most respondents rated such a study as very important or moderately important, supporting prospective evidence generation to address unresolved questions regarding patient selection, recurrence risk, treatment benefit, and radiation approach.</w:t>
      </w:r>
      <w:commentRangeEnd w:id="81"/>
      <w:r w:rsidR="007A433B">
        <w:rPr>
          <w:rStyle w:val="CommentReference"/>
          <w:sz w:val="24"/>
          <w:szCs w:val="24"/>
        </w:rPr>
        <w:commentReference w:id="81"/>
      </w:r>
    </w:p>
    <w:p w14:paraId="5B3BFA2A" w14:textId="77777777" w:rsidR="00763B92" w:rsidRDefault="00763B92" w:rsidP="00763B92"/>
    <w:p w14:paraId="14B8562A" w14:textId="77777777" w:rsidR="00763B92" w:rsidRDefault="00763B92" w:rsidP="00910B24">
      <w:r>
        <w:rPr>
          <w:b/>
        </w:rPr>
        <w:t>Why Causal Inference Matters</w:t>
      </w:r>
    </w:p>
    <w:p w14:paraId="39C75943" w14:textId="77777777" w:rsidR="00763B92" w:rsidRDefault="00763B92" w:rsidP="00763B92"/>
    <w:p w14:paraId="2FB82ADE" w14:textId="77777777" w:rsidR="00763B92" w:rsidRDefault="00763B92" w:rsidP="00763B92">
      <w:r>
        <w:lastRenderedPageBreak/>
        <w:t>A central challenge in studying adjuvant RT is that treatment is not assigned randomly. Clinicians selectively recommend RT to patients perceived to be at higher risk based on tumor size, lymphovascular invasion, immunosuppression, margin status, surgical technique, anatomic location, nodal status, frailty, and provider or institutional practice patterns. Consequently, treatment assignment itself contains important information regarding recurrence risk.</w:t>
      </w:r>
    </w:p>
    <w:p w14:paraId="47516415" w14:textId="77777777" w:rsidR="00763B92" w:rsidRDefault="00763B92" w:rsidP="00763B92"/>
    <w:p w14:paraId="187966E1" w14:textId="0CDE8663" w:rsidR="00763B92" w:rsidRDefault="00763B92" w:rsidP="00763B92">
      <w:r>
        <w:t xml:space="preserve">Traditional analyses often compare outcomes among patients who received RT with those who did not. The difficulty is that these groups are fundamentally different from the outset. Patients selected for RT are often those clinicians believe are most likely to recur. </w:t>
      </w:r>
      <w:ins w:id="82" w:author="Daniel Coit" w:date="2026-06-23T11:10:00Z" w16du:dateUtc="2026-06-23T15:10:00Z">
        <w:r w:rsidR="007A433B">
          <w:t xml:space="preserve">In addition, patients with significant age-related competing risks may be systematically excluded from adjuvant RT, severely </w:t>
        </w:r>
      </w:ins>
      <w:ins w:id="83" w:author="Daniel Coit" w:date="2026-06-23T11:11:00Z" w16du:dateUtc="2026-06-23T15:11:00Z">
        <w:r w:rsidR="007A433B">
          <w:t>compromising the clinical implications of “benefit</w:t>
        </w:r>
      </w:ins>
      <w:ins w:id="84" w:author="Daniel Coit" w:date="2026-06-23T11:12:00Z" w16du:dateUtc="2026-06-23T15:12:00Z">
        <w:r w:rsidR="007A433B">
          <w:t>”</w:t>
        </w:r>
      </w:ins>
      <w:ins w:id="85" w:author="Daniel Coit" w:date="2026-06-23T11:11:00Z" w16du:dateUtc="2026-06-23T15:11:00Z">
        <w:r w:rsidR="007A433B">
          <w:t xml:space="preserve"> when OS is used as the endpoint, as is done in administrative database studies.</w:t>
        </w:r>
      </w:ins>
      <w:ins w:id="86" w:author="Daniel Coit" w:date="2026-06-23T11:12:00Z" w16du:dateUtc="2026-06-23T15:12:00Z">
        <w:r w:rsidR="007A433B">
          <w:t xml:space="preserve">  </w:t>
        </w:r>
      </w:ins>
      <w:r>
        <w:t>As a result, observed outcome differences may reflect underlying risk rather than treatment effect. This is the central problem of confounding by indication.</w:t>
      </w:r>
    </w:p>
    <w:p w14:paraId="046C72C6" w14:textId="77777777" w:rsidR="00763B92" w:rsidRDefault="00763B92" w:rsidP="00763B92"/>
    <w:p w14:paraId="4F7BCFC6" w14:textId="77777777" w:rsidR="00763B92" w:rsidRDefault="00763B92" w:rsidP="00763B92">
      <w:r>
        <w:t>A causal inference framework begins by explicitly modeling this decision process. Rather than treating treatment selection as an inconvenient source of bias, causal inference seeks to understand and account for the factors that influence treatment decisions. Directed acyclic graphs (DAGs) provide one useful approach by requiring investigators to specify the assumed relationships among tumor characteristics, treatment selection, recurrence outcomes, salvage therapy, and survival before data analysis begins [@Greenland1999; @Pearl2009; @HernanRobins2020].</w:t>
      </w:r>
    </w:p>
    <w:p w14:paraId="5BDEC176" w14:textId="77777777" w:rsidR="00763B92" w:rsidRDefault="00763B92" w:rsidP="00763B92"/>
    <w:p w14:paraId="0BB0A03D" w14:textId="4D8F2A64" w:rsidR="00763B92" w:rsidRDefault="00763B92" w:rsidP="00763B92">
      <w:r>
        <w:t xml:space="preserve">In the hypothetical DAG shown in </w:t>
      </w:r>
      <w:r w:rsidRPr="00EA6F26">
        <w:rPr>
          <w:b/>
          <w:bCs/>
        </w:rPr>
        <w:t>Figure 20</w:t>
      </w:r>
      <w:r>
        <w:t xml:space="preserve">, several tumor- and patient-level variables influence both the likelihood of receiving RT and </w:t>
      </w:r>
      <w:commentRangeStart w:id="87"/>
      <w:r>
        <w:t>the risk of recurrence</w:t>
      </w:r>
      <w:commentRangeEnd w:id="87"/>
      <w:r w:rsidR="007A433B">
        <w:rPr>
          <w:rStyle w:val="CommentReference"/>
          <w:sz w:val="24"/>
          <w:szCs w:val="24"/>
        </w:rPr>
        <w:commentReference w:id="87"/>
      </w:r>
      <w:r>
        <w:t>. Tumor size, lymphovascular invasion, margin status, primary site, SLNB status, immunosuppression, frailty, and surgical technique may all function as confounders if they affect both treatment selection and recurrence risk. Provider or institutional practice patterns may also influence treatment assignment, radiation fields, fractionation, surgical technique, and surveillance intensity. The red arrow represents the causal effect of interest: the effect of adjuvant RT on recurrence.</w:t>
      </w:r>
    </w:p>
    <w:p w14:paraId="12000BDF" w14:textId="77777777" w:rsidR="00763B92" w:rsidRDefault="00763B92" w:rsidP="00763B92"/>
    <w:p w14:paraId="26D416F8" w14:textId="77777777" w:rsidR="00763B92" w:rsidRDefault="00763B92" w:rsidP="00763B92">
      <w:r>
        <w:t xml:space="preserve">DAGs are useful because they clarify the estimand and help identify adjustment sets: the variables that should be conditioned on to estimate a causal effect under the assumptions encoded in the graph [@Textor2011; @Textor2016]. For example, if tumor size, lymphovascular invasion, primary site, margin status, and immunosuppression influence both RT selection and recurrence, then a naïve comparison of recurrence rates between patients who did and did not receive RT will be biased. Adjustment for these common causes is necessary to estimate the total effect of RT on recurrence. By contrast, variables that occur downstream of RT—such as salvage therapy or post-recurrence survival—should not be adjusted for when </w:t>
      </w:r>
      <w:commentRangeStart w:id="88"/>
      <w:r>
        <w:t>estimating the total effect of RT on recurrence</w:t>
      </w:r>
      <w:commentRangeEnd w:id="88"/>
      <w:r w:rsidR="007A433B">
        <w:rPr>
          <w:rStyle w:val="CommentReference"/>
          <w:sz w:val="24"/>
          <w:szCs w:val="24"/>
        </w:rPr>
        <w:commentReference w:id="88"/>
      </w:r>
      <w:r>
        <w:t>, because doing so may block part of the causal pathway or introduce bias.</w:t>
      </w:r>
    </w:p>
    <w:p w14:paraId="31820156" w14:textId="77777777" w:rsidR="00763B92" w:rsidRDefault="00763B92" w:rsidP="00763B92"/>
    <w:p w14:paraId="637A0087" w14:textId="77777777" w:rsidR="00763B92" w:rsidRDefault="00763B92" w:rsidP="00763B92">
      <w:r>
        <w:lastRenderedPageBreak/>
        <w:t>This distinction is particularly important for a prospective MCC study. A DAG does not prove that the assumed causal structure is correct. Rather, it makes assumptions explicit, transparent, and open to critique. By specifying the causal model before data analysis begins, investigators can determine which variables must be collected, which variables belong in the primary adjustment set, and which variables should be treated as mediators, colliders, post-treatment variables, or downstream outcomes rather than confounders.</w:t>
      </w:r>
    </w:p>
    <w:p w14:paraId="5A733566" w14:textId="77777777" w:rsidR="00763B92" w:rsidRDefault="00763B92" w:rsidP="00763B92"/>
    <w:p w14:paraId="10D47BA6" w14:textId="77777777" w:rsidR="00763B92" w:rsidRDefault="00763B92" w:rsidP="00763B92">
      <w:r>
        <w:t>Importantly, this approach shifts the focus from asking whether RT and recurrence are associated to estimating the causal effect of RT after accounting for the factors that influenced treatment selection in the first place. For a disease in which treatment decisions are highly individualized, this distinction is critical.</w:t>
      </w:r>
    </w:p>
    <w:p w14:paraId="0C3E0E7C" w14:textId="77777777" w:rsidR="00F90329" w:rsidRDefault="00F90329" w:rsidP="0087116C">
      <w:pPr>
        <w:rPr>
          <w:b/>
        </w:rPr>
      </w:pPr>
    </w:p>
    <w:p w14:paraId="02F7E544" w14:textId="37888AB5" w:rsidR="00763B92" w:rsidRDefault="00763B92" w:rsidP="0087116C">
      <w:r>
        <w:rPr>
          <w:b/>
        </w:rPr>
        <w:t>Figure 20. Hypothetical causal structure for adjuvant RT in MCC</w:t>
      </w:r>
    </w:p>
    <w:p w14:paraId="3F9C675A" w14:textId="77777777" w:rsidR="00763B92" w:rsidRDefault="00763B92" w:rsidP="00763B92"/>
    <w:p w14:paraId="6E35AFA0" w14:textId="77777777" w:rsidR="00763B92" w:rsidRDefault="00763B92" w:rsidP="00763B92"/>
    <w:p w14:paraId="5C9A700C" w14:textId="77777777" w:rsidR="00F90329" w:rsidRDefault="00F90329" w:rsidP="00432CE5">
      <w:r>
        <w:rPr>
          <w:b/>
        </w:rPr>
        <w:t>Figure 20</w:t>
      </w:r>
      <w:r>
        <w:rPr>
          <w:b/>
          <w:bCs/>
        </w:rPr>
        <w:t>.</w:t>
      </w:r>
      <w:r>
        <w:t xml:space="preserve"> Hypothetical directed acyclic graph illustrating potential relationships among tumor-level risk factors, patient-level factors, surgical technique, provider or institutional practice patterns, treatment selection, radiation delivery, recurrence, salvage therapy, and disease-specific survival in localized MCC. Tumor size, lymphovascular invasion, margin status, primary site, SLNB status, immunosuppression, frailty, and surgical technique may influence both the likelihood of receiving adjuvant RT and the risk of recurrence, creating confounding by indication. Provider or institutional practice patterns may additionally influence surgical technique, RT fields, RT fractionation, and surveillance intensity. The red arrow represents the causal effect of interest: the effect of adjuvant RT on recurrence.</w:t>
      </w:r>
    </w:p>
    <w:p w14:paraId="2C65CAA6" w14:textId="77777777" w:rsidR="00763B92" w:rsidRDefault="00763B92" w:rsidP="00763B92"/>
    <w:p w14:paraId="39C58BD8" w14:textId="77777777" w:rsidR="00763B92" w:rsidRDefault="00763B92" w:rsidP="002F7041">
      <w:r>
        <w:rPr>
          <w:b/>
        </w:rPr>
        <w:t>Why Hierarchical Bayesian Models May Be Better Suited to Rare-Disease Inference</w:t>
      </w:r>
    </w:p>
    <w:p w14:paraId="46D2C73F" w14:textId="77777777" w:rsidR="00763B92" w:rsidRDefault="00763B92" w:rsidP="00763B92"/>
    <w:p w14:paraId="1F329667" w14:textId="77777777" w:rsidR="00763B92" w:rsidRDefault="00763B92" w:rsidP="00763B92">
      <w:r>
        <w:t>Even with prospective data collection, MCC presents a basic inferential challenge: primary-site local recurrence is uncommon. Sparse events limit precision, and multicenter studies introduce additional heterogeneity because referral patterns, surgical practice, RT thresholds, fractionation schedules, surveillance intensity, and salvage approaches may differ across institutions.</w:t>
      </w:r>
    </w:p>
    <w:p w14:paraId="72C0B113" w14:textId="77777777" w:rsidR="00763B92" w:rsidRDefault="00763B92" w:rsidP="00763B92"/>
    <w:p w14:paraId="655626ED" w14:textId="77777777" w:rsidR="00763B92" w:rsidRDefault="00763B92" w:rsidP="00763B92">
      <w:r>
        <w:t>The clinical question is also not simply whether RT has an effect on average. It is whether the expected absolute benefit is large enough to justify treatment for a particular patient. Bayesian models align naturally with this decision problem because they estimate probabilities directly. Rather than asking only whether a treatment effect crosses a threshold for statistical significance, they can estimate the probability that benefit exceeds thresholds clinicians and patients consider meaningful.</w:t>
      </w:r>
    </w:p>
    <w:p w14:paraId="35204A0F" w14:textId="77777777" w:rsidR="00763B92" w:rsidRDefault="00763B92" w:rsidP="00763B92"/>
    <w:p w14:paraId="32C5F3DF" w14:textId="77777777" w:rsidR="00763B92" w:rsidRDefault="00763B92" w:rsidP="00763B92">
      <w:r>
        <w:t xml:space="preserve">A multicenter MCC study has a natural hierarchical structure: patients are nested within institutions, and institutions differ in case mix and treatment practice. A hierarchical Bayesian model can account for this structure by estimating patient-level effects while </w:t>
      </w:r>
      <w:r>
        <w:lastRenderedPageBreak/>
        <w:t>also modeling center-level variation. This allows information to be shared across institutions without assuming that all centers are identical.</w:t>
      </w:r>
    </w:p>
    <w:p w14:paraId="6F29845B" w14:textId="77777777" w:rsidR="00763B92" w:rsidRDefault="00763B92" w:rsidP="00763B92"/>
    <w:p w14:paraId="26C788CD" w14:textId="77777777" w:rsidR="00763B92" w:rsidRDefault="00763B92" w:rsidP="00763B92">
      <w:r>
        <w:t>This feature is particularly useful in rare diseases because it enables partial pooling. Smaller centers or subgroups with few events can borrow strength from the larger cohort, while larger centers still contribute center-specific information. The result may be more stable and clinically credible than either analyzing each center separately or collapsing all centers into a single undifferentiated dataset.</w:t>
      </w:r>
    </w:p>
    <w:p w14:paraId="4FD7EFF9" w14:textId="77777777" w:rsidR="00763B92" w:rsidRDefault="00763B92" w:rsidP="00763B92"/>
    <w:p w14:paraId="2A1DF295" w14:textId="77777777" w:rsidR="00763B92" w:rsidRDefault="00763B92" w:rsidP="00763B92">
      <w:r>
        <w:t>Hierarchical Bayesian models can also incorporate prior information from existing retrospective studies and update estimates as prospective data accrue. This is attractive in MCC, where decades of observational evidence exist but uncertainty remains substantial. At the same time, prior information must be handled transparently. Posterior estimates may be sensitive to prior assumptions, particularly when prior evidence comes from retrospective studies affected by treatment-selection bias. Any prospective Bayesian model should therefore prespecify its priors, justify their sources, and evaluate sensitivity to alternative assumptions.</w:t>
      </w:r>
    </w:p>
    <w:p w14:paraId="59F010C6" w14:textId="77777777" w:rsidR="00763B92" w:rsidRDefault="00763B92" w:rsidP="00763B92"/>
    <w:p w14:paraId="69C0632E" w14:textId="77777777" w:rsidR="00763B92" w:rsidRDefault="00763B92" w:rsidP="00763B92">
      <w:r>
        <w:t>The goal is not to make uncertainty disappear. Rather, it is to express uncertainty in a form that supports decisions: the probability that RT provides a clinically meaningful absolute benefit for a given patient profile within a given institutional context.</w:t>
      </w:r>
    </w:p>
    <w:p w14:paraId="14A9C118" w14:textId="77777777" w:rsidR="00763B92" w:rsidRDefault="00763B92" w:rsidP="00763B92"/>
    <w:p w14:paraId="25617C7D" w14:textId="77777777" w:rsidR="00763B92" w:rsidRDefault="00763B92" w:rsidP="00F35EB0">
      <w:r>
        <w:rPr>
          <w:b/>
        </w:rPr>
        <w:t>Visualizing Probabilistic Benefit</w:t>
      </w:r>
    </w:p>
    <w:p w14:paraId="65ABE4BE" w14:textId="77777777" w:rsidR="00763B92" w:rsidRDefault="00763B92" w:rsidP="00763B92"/>
    <w:p w14:paraId="0E732E95" w14:textId="77777777" w:rsidR="00763B92" w:rsidRDefault="00763B92" w:rsidP="00763B92">
      <w:r>
        <w:t>This framework directly addresses a practical question raised during the discussion: how can clinically useful inference be generated in a rare disease when the outcome of interest is uncommon? One answer is to move away from asking only whether a single aggregate treatment effect crosses a statistical-significance threshold and toward estimating the probability that benefit exceeds clinically meaningful thresholds.</w:t>
      </w:r>
    </w:p>
    <w:p w14:paraId="73CED0A2" w14:textId="77777777" w:rsidR="00763B92" w:rsidRDefault="00763B92" w:rsidP="00763B92"/>
    <w:p w14:paraId="6026D421" w14:textId="77777777" w:rsidR="00763B92" w:rsidRDefault="00763B92" w:rsidP="00763B92">
      <w:r>
        <w:t xml:space="preserve">For example, a Bayesian model could estimate the posterior distribution of absolute recurrence reduction associated with adjuvant RT. </w:t>
      </w:r>
      <w:commentRangeStart w:id="89"/>
      <w:r>
        <w:t>Rather than reporting only a point estimate or p-value, the model could estimate the probability that RT reduces recurrence risk by more than 1%, 3%, or 5%</w:t>
      </w:r>
      <w:commentRangeEnd w:id="89"/>
      <w:r w:rsidR="007A433B">
        <w:rPr>
          <w:rStyle w:val="CommentReference"/>
          <w:sz w:val="24"/>
          <w:szCs w:val="24"/>
        </w:rPr>
        <w:commentReference w:id="89"/>
      </w:r>
      <w:r>
        <w:t>. These probabilities can then be interpreted in light of treatment burden, toxicity, salvageability, and patient preferences.</w:t>
      </w:r>
    </w:p>
    <w:p w14:paraId="4CA4EACD" w14:textId="77777777" w:rsidR="00763B92" w:rsidRDefault="00763B92" w:rsidP="00763B92"/>
    <w:p w14:paraId="6DD09B21" w14:textId="665DCCD9" w:rsidR="00763B92" w:rsidRDefault="00763B92" w:rsidP="00763B92">
      <w:r>
        <w:t xml:space="preserve">The example in </w:t>
      </w:r>
      <w:r w:rsidRPr="00F90329">
        <w:rPr>
          <w:b/>
          <w:bCs/>
        </w:rPr>
        <w:t>Figure 21</w:t>
      </w:r>
      <w:r>
        <w:t xml:space="preserve"> is illustrative rather than derived from observed data, but it demonstrates the type of decision-relevant output that a prospective hierarchical Bayesian model could generate.</w:t>
      </w:r>
    </w:p>
    <w:p w14:paraId="76DC26F6" w14:textId="77777777" w:rsidR="00763B92" w:rsidRDefault="00763B92" w:rsidP="00763B92"/>
    <w:p w14:paraId="0D58A89E" w14:textId="77777777" w:rsidR="00763B92" w:rsidRDefault="00763B92" w:rsidP="0038132E">
      <w:r>
        <w:rPr>
          <w:b/>
        </w:rPr>
        <w:t>Figure 21. Posterior probability of clinically meaningful benefit</w:t>
      </w:r>
    </w:p>
    <w:p w14:paraId="19320390" w14:textId="77777777" w:rsidR="00763B92" w:rsidRDefault="00763B92" w:rsidP="00763B92"/>
    <w:p w14:paraId="2EBF6C6D" w14:textId="77777777" w:rsidR="00763B92" w:rsidRDefault="00763B92" w:rsidP="00763B92"/>
    <w:p w14:paraId="071A78AE" w14:textId="77777777" w:rsidR="00F90329" w:rsidRDefault="00F90329" w:rsidP="00443C3B">
      <w:r>
        <w:rPr>
          <w:b/>
        </w:rPr>
        <w:lastRenderedPageBreak/>
        <w:t>Figure 21</w:t>
      </w:r>
      <w:r>
        <w:rPr>
          <w:b/>
          <w:bCs/>
        </w:rPr>
        <w:t>.</w:t>
      </w:r>
      <w:r>
        <w:t xml:space="preserve"> Illustrative posterior distributions and threshold probabilities showing how a Bayesian model could estimate clinically meaningful benefit from adjuvant RT. The upper panel shows posterior distributions for the absolute reduction in recurrence risk across lower- and higher-risk patient profiles, with dashed vertical lines marking prespecified benefit thresholds of 1%, 3%, and 5%. The lower panel shows the posterior probability that benefit exceeds each of these thresholds. This framework shifts the question from whether RT is statistically significant on average to the probability that RT provides a benefit large enough to matter clinically for a given patient risk profile. ARR, absolute risk reduction.</w:t>
      </w:r>
    </w:p>
    <w:p w14:paraId="63D66393" w14:textId="77777777" w:rsidR="00763B92" w:rsidRDefault="00763B92" w:rsidP="00763B92"/>
    <w:p w14:paraId="360F332D" w14:textId="77777777" w:rsidR="00763B92" w:rsidRDefault="00763B92" w:rsidP="001F282A">
      <w:r>
        <w:rPr>
          <w:b/>
        </w:rPr>
        <w:t>Bayesian Assurance and Study Feasibility</w:t>
      </w:r>
    </w:p>
    <w:p w14:paraId="2E4D203C" w14:textId="77777777" w:rsidR="00763B92" w:rsidRDefault="00763B92" w:rsidP="00763B92"/>
    <w:p w14:paraId="5FDA6B32" w14:textId="3F855E0F" w:rsidR="00763B92" w:rsidRDefault="00763B92" w:rsidP="00763B92">
      <w:r>
        <w:t xml:space="preserve">The same probabilistic framework can also be used before a study begins to evaluate feasibility. For the illustrative simulations in </w:t>
      </w:r>
      <w:r w:rsidRPr="00EA6F26">
        <w:rPr>
          <w:b/>
          <w:bCs/>
        </w:rPr>
        <w:t>Table 2</w:t>
      </w:r>
      <w:r>
        <w:t>, we asked how large a prospective cohort would need to be for a Bayesian analysis to have at least 80% assurance of reaching an actionable conclusion, defined as greater than 80% posterior probability that ARR exceeded 3%. This framing differs from conventional power calculations: assurance describes how often a proposed design would be expected to yield a clinically actionable posterior conclusion across many possible future studies.</w:t>
      </w:r>
    </w:p>
    <w:p w14:paraId="594F4F5B" w14:textId="77777777" w:rsidR="00763B92" w:rsidRDefault="00763B92" w:rsidP="00763B92"/>
    <w:p w14:paraId="175DA9AC" w14:textId="77777777" w:rsidR="00763B92" w:rsidRDefault="00763B92" w:rsidP="001C5DE9">
      <w:r>
        <w:rPr>
          <w:b/>
        </w:rPr>
        <w:t>Table 2. Arm-specific Bayesian assurance calculations</w:t>
      </w:r>
    </w:p>
    <w:p w14:paraId="7EC5E81F" w14:textId="77777777" w:rsidR="00763B92" w:rsidRDefault="00763B92" w:rsidP="00763B92"/>
    <w:p w14:paraId="0966E886" w14:textId="77777777" w:rsidR="00763B92" w:rsidRDefault="00763B92" w:rsidP="00763B92"/>
    <w:p w14:paraId="4BF30883" w14:textId="77777777" w:rsidR="00763B92" w:rsidRDefault="00763B92" w:rsidP="00763B92">
      <w:r>
        <w:t>[Table body omitted from review text export. Please refer to the HTML version for the full formatted table.]</w:t>
      </w:r>
    </w:p>
    <w:p w14:paraId="6A40B813" w14:textId="77777777" w:rsidR="00F90329" w:rsidRDefault="00F90329" w:rsidP="00763B92"/>
    <w:p w14:paraId="59F4DA01" w14:textId="77777777" w:rsidR="00F90329" w:rsidRDefault="00F90329" w:rsidP="00BA4ECC">
      <w:r w:rsidRPr="00F90329">
        <w:rPr>
          <w:b/>
          <w:bCs/>
        </w:rPr>
        <w:t>Table 2. Illustrative arm-specific Bayesian assurance calculations using primary-site local recurrence as the endpoint</w:t>
      </w:r>
      <w:r>
        <w:rPr>
          <w:b/>
          <w:bCs/>
        </w:rPr>
        <w:t>.</w:t>
      </w:r>
      <w:r>
        <w:t xml:space="preserve"> Values represent the approximate total cohort size required to achieve at least 80% Bayesian assurance under each assumed baseline-risk and true-effect scenario. Bayesian assurance was defined as the proportion of simulated future studies that met a prespecified posterior decision rule. For these simulations, the clinically meaningful effect threshold was an ARR greater than 3%, and the posterior decision rule required more than 80% posterior probability that ARR exceeded 3%.</w:t>
      </w:r>
    </w:p>
    <w:p w14:paraId="222EC7B8" w14:textId="77777777" w:rsidR="00763B92" w:rsidRDefault="00763B92" w:rsidP="00763B92"/>
    <w:p w14:paraId="77B0A193" w14:textId="77777777" w:rsidR="00763B92" w:rsidRDefault="00763B92" w:rsidP="00763B92">
      <w:r>
        <w:t>For each scenario, we specified a baseline 1-year local recurrence risk without RT, an assumed true ARR with RT, and the resulting local recurrence risk with RT. Simulated studies were then generated across a prespecified grid of candidate total sample sizes. For each candidate total cohort size, patients were allocated according to prespecified comparison-specific proportions: 35% no RT, 65% any RT pooled, 25% conventional or hypofractionated RT, and 15% single-fraction RT. These allocation assumptions are therefore part of the design being evaluated; the total cohort sizes shown would differ if the distribution of patients across treatment groups differed. For example, if only 15% of patients were managed without RT, larger total cohort sizes would generally be required to estimate baseline recurrence risk and absolute benefit with comparable assurance.</w:t>
      </w:r>
    </w:p>
    <w:p w14:paraId="4E338C66" w14:textId="77777777" w:rsidR="00763B92" w:rsidRDefault="00763B92" w:rsidP="00763B92"/>
    <w:p w14:paraId="2A9DF29B" w14:textId="77777777" w:rsidR="00763B92" w:rsidRDefault="00763B92" w:rsidP="00763B92">
      <w:r>
        <w:lastRenderedPageBreak/>
        <w:t>For each simulated study, beta-binomial posterior updating was used to estimate the probability that ARR exceeded the clinically meaningful effect threshold of 3%. A simulated study was considered clinically actionable if this posterior probability exceeded 80%. The table reports the smallest candidate total sample size at which at least 80% of simulated studies met that decision rule.</w:t>
      </w:r>
    </w:p>
    <w:p w14:paraId="0870FE14" w14:textId="77777777" w:rsidR="00763B92" w:rsidRDefault="00763B92" w:rsidP="00763B92"/>
    <w:p w14:paraId="71CFE99A" w14:textId="77777777" w:rsidR="00763B92" w:rsidRDefault="00763B92" w:rsidP="00763B92">
      <w:r>
        <w:t>These values should therefore be interpreted as approximate design operating characteristics rather than exact sample-size requirements. For example, a scenario that does not reach 80% assurance at a given total cohort size may still generate some individual simulated studies in which the posterior probability of clinically meaningful benefit is very high, such as a 98% posterior probability that ARR exceeded 3%. Conversely, other simulated studies under the same assumptions may generate weaker or inconclusive posterior evidence because of sparse events, random variation, or limited representation of one comparison group. Assurance summarizes how often the proposed design would be expected to yield an actionable posterior conclusion across many possible future studies, not whether such a conclusion is possible in any single study.</w:t>
      </w:r>
    </w:p>
    <w:p w14:paraId="5041BCD2" w14:textId="77777777" w:rsidR="00763B92" w:rsidRDefault="00763B92" w:rsidP="00763B92"/>
    <w:p w14:paraId="04F59225" w14:textId="77777777" w:rsidR="00763B92" w:rsidRDefault="00763B92" w:rsidP="00763B92">
      <w:r>
        <w:t>“Not possible” indicates that the assumed ARR exceeds the baseline recurrence risk, implying a negative recurrence risk with RT. “Effect ≤ threshold” indicates that the assumed true ARR is at or below the clinically meaningful ARR threshold; under this assumed data-generating scenario, increasing sample size would be expected to concentrate the posterior at or below the threshold, rather than make the posterior probability of exceeding the threshold reach 80%. Candidate total cohort sizes were evaluated up to 25,000.</w:t>
      </w:r>
    </w:p>
    <w:p w14:paraId="5BF43E5A" w14:textId="77777777" w:rsidR="00763B92" w:rsidRDefault="00763B92" w:rsidP="00763B92"/>
    <w:p w14:paraId="4408E347" w14:textId="3ED33CAC" w:rsidR="00763B92" w:rsidRDefault="00763B92" w:rsidP="00763B92">
      <w:r>
        <w:t xml:space="preserve">Although the illustrative assurance calculations focus on primary-site local recurrence, a curated multi-institutional data effort should be broader. It should evaluate the role of RT across clinically relevant outcomes, including regional and locoregional recurrence, recurrence-free or progression-free survival, overall survival, </w:t>
      </w:r>
      <w:commentRangeStart w:id="90"/>
      <w:ins w:id="91" w:author="Daniel Coit" w:date="2026-06-23T11:29:00Z" w16du:dateUtc="2026-06-23T15:29:00Z">
        <w:r w:rsidR="007A433B">
          <w:t>disease-specific survival,</w:t>
        </w:r>
      </w:ins>
      <w:commentRangeEnd w:id="90"/>
      <w:r w:rsidR="007A433B">
        <w:rPr>
          <w:rStyle w:val="CommentReference"/>
          <w:sz w:val="24"/>
          <w:szCs w:val="24"/>
        </w:rPr>
        <w:commentReference w:id="90"/>
      </w:r>
      <w:ins w:id="92" w:author="Daniel Coit" w:date="2026-06-23T11:29:00Z" w16du:dateUtc="2026-06-23T15:29:00Z">
        <w:r w:rsidR="007A433B">
          <w:t xml:space="preserve"> </w:t>
        </w:r>
      </w:ins>
      <w:r>
        <w:t>salvageability, toxicity, treatment burden, and patient preference. Primary-site local recurrence is a useful modeled endpoint because it is directly relevant to the Kavanagh study and to the intended effect of primary-site RT. At the same time, the design implications extend beyond local recurrence: for any clinically meaningful endpoint, feasibility will depend on the baseline event rate, the expected absolute treatment effect, treatment allocation, and the amount of uncertainty clinicians are willing to accept.</w:t>
      </w:r>
    </w:p>
    <w:p w14:paraId="2403F9CE" w14:textId="77777777" w:rsidR="00763B92" w:rsidRDefault="00763B92" w:rsidP="00763B92"/>
    <w:p w14:paraId="4793139A" w14:textId="77777777" w:rsidR="00763B92" w:rsidRDefault="00763B92" w:rsidP="00763B92">
      <w:commentRangeStart w:id="93"/>
      <w:r>
        <w:t xml:space="preserve">These simulations highlight that design challenge. If the true absolute benefit of RT is large—for example, a reduction in 1-year local recurrence from 10% to 1%—a prospective study may be capable of generating actionable evidence with a few hundred patients. This is why estimating the natural history of local recurrence is so important: the maximum possible ARR is constrained by the baseline recurrence risk. If the untreated recurrence risk is only 5%, then even eliminating every local recurrence would produce, at most, a 5% ARR, and more realistic treatment effects would necessarily be smaller. As a result, if the true ARR is closer to 5%, arm-specific conclusions may require thousands of patients, particularly for less commonly used approaches such as single-fraction RT. If the true ARR </w:t>
      </w:r>
      <w:r>
        <w:lastRenderedPageBreak/>
        <w:t>is closer to 1%, the study may be unlikely to support a conclusion that benefit exceeds commonly used clinical thresholds, even if a small effect is real.</w:t>
      </w:r>
      <w:commentRangeEnd w:id="93"/>
      <w:r w:rsidR="007A433B">
        <w:rPr>
          <w:rStyle w:val="CommentReference"/>
          <w:sz w:val="24"/>
          <w:szCs w:val="24"/>
        </w:rPr>
        <w:commentReference w:id="93"/>
      </w:r>
    </w:p>
    <w:p w14:paraId="7063C486" w14:textId="77777777" w:rsidR="00763B92" w:rsidRDefault="00763B92" w:rsidP="00763B92"/>
    <w:p w14:paraId="3E7730C1" w14:textId="77777777" w:rsidR="00763B92" w:rsidRDefault="00763B92" w:rsidP="00763B92">
      <w:commentRangeStart w:id="94"/>
      <w:r>
        <w:t>This does not mean that such a study would be uninformative. A prospective or prospectively curated multi-institutional study could refine baseline recurrence risk, identify patient subgroups in whom meaningful benefit is more or less likely, evaluate abbreviated RT approaches, and quantify posterior probabilities for benefit thresholds such as 1%, 3%, or 5%. In a Bayesian framework, a study does not need to be labeled simply as positive or negative to inform care.</w:t>
      </w:r>
      <w:commentRangeEnd w:id="94"/>
      <w:r w:rsidR="007A433B">
        <w:rPr>
          <w:rStyle w:val="CommentReference"/>
          <w:sz w:val="24"/>
          <w:szCs w:val="24"/>
        </w:rPr>
        <w:commentReference w:id="94"/>
      </w:r>
    </w:p>
    <w:p w14:paraId="7D96417D" w14:textId="77777777" w:rsidR="00763B92" w:rsidRDefault="00763B92" w:rsidP="00763B92"/>
    <w:p w14:paraId="085B4F66" w14:textId="77777777" w:rsidR="00763B92" w:rsidRDefault="00763B92" w:rsidP="00763B92"/>
    <w:p w14:paraId="7A170734" w14:textId="77777777" w:rsidR="00763B92" w:rsidRDefault="00763B92" w:rsidP="00CC09CE">
      <w:r>
        <w:rPr>
          <w:b/>
        </w:rPr>
        <w:t>From Recurrence Rates to Decision Quality</w:t>
      </w:r>
    </w:p>
    <w:p w14:paraId="08472898" w14:textId="77777777" w:rsidR="00763B92" w:rsidRDefault="00763B92" w:rsidP="00763B92"/>
    <w:p w14:paraId="2CED15BA" w14:textId="77777777" w:rsidR="00763B92" w:rsidRDefault="00763B92" w:rsidP="00763B92">
      <w:r>
        <w:t>Ultimately, the goal of future evidence generation should not be merely to produce a more precise recurrence estimate. The more important goal is to improve decision quality. Patients and clinicians need to know which individuals can safely omit RT, which patients are likely to benefit from treatment, whether abbreviated RT provides an acceptable balance of benefit and burden, and how recurrence risk should be weighed against salvageability and toxicity.</w:t>
      </w:r>
    </w:p>
    <w:p w14:paraId="1E67577D" w14:textId="77777777" w:rsidR="00763B92" w:rsidRDefault="00763B92" w:rsidP="00763B92"/>
    <w:p w14:paraId="7D9424DB" w14:textId="77777777" w:rsidR="00763B92" w:rsidRDefault="00763B92" w:rsidP="00763B92">
      <w:r>
        <w:t>Viewed through this lens, the central question is not simply whether the true recurrence risk is 2% or 8%, or whether RT works on average. The more useful question is whether we can estimate the probability that RT provides a clinically meaningful absolute benefit for a given patient profile, treated in a given institutional context, with a given radiation approach.</w:t>
      </w:r>
    </w:p>
    <w:p w14:paraId="3756EC95" w14:textId="77777777" w:rsidR="00763B92" w:rsidRDefault="00763B92" w:rsidP="00763B92"/>
    <w:p w14:paraId="1CBECFBF" w14:textId="77777777" w:rsidR="00763B92" w:rsidRDefault="00763B92" w:rsidP="00763B92">
      <w:r>
        <w:t>A prospective multicenter study informed by causal inference principles and Bayesian modeling would not eliminate uncertainty. It may also show that some desired conclusions are infeasible within a reasonable timeframe, especially when primary-site local recurrence is uncommon and patients are distributed across observation, conventional RT, hypofractionated RT, and single-fraction RT. But that recognition is valuable. By making assumptions explicit and quantifying the probability of clinically meaningful benefit, such a framework can prevent a study from being interpreted only as positive, negative, or failed.</w:t>
      </w:r>
    </w:p>
    <w:p w14:paraId="5F348E07" w14:textId="77777777" w:rsidR="00763B92" w:rsidRDefault="00763B92" w:rsidP="00763B92"/>
    <w:p w14:paraId="7E3992DB" w14:textId="77777777" w:rsidR="00763B92" w:rsidRDefault="00763B92" w:rsidP="00763B92">
      <w:r>
        <w:t>This distinction matters because clinicians and patients must make decisions now. Carefully conducted institutional series such as the Kavanagh study do not settle the adjuvant RT debate, but they provide focused estimates of primary-site local recurrence after complete excision, help bound the plausible baseline risk in selected patients, and sharpen the questions future studies must answer [@Kavanagh2026].</w:t>
      </w:r>
    </w:p>
    <w:p w14:paraId="01C3E67B" w14:textId="77777777" w:rsidR="00763B92" w:rsidRDefault="00763B92" w:rsidP="00763B92"/>
    <w:p w14:paraId="08D8FB7A" w14:textId="77777777" w:rsidR="00763B92" w:rsidRDefault="00763B92" w:rsidP="006035AA">
      <w:r>
        <w:rPr>
          <w:b/>
        </w:rPr>
        <w:t>Conclusion</w:t>
      </w:r>
    </w:p>
    <w:p w14:paraId="30AD3659" w14:textId="77777777" w:rsidR="00763B92" w:rsidRDefault="00763B92" w:rsidP="00763B92"/>
    <w:p w14:paraId="000AC269" w14:textId="77777777" w:rsidR="00763B92" w:rsidRDefault="00763B92" w:rsidP="00763B92">
      <w:r>
        <w:t xml:space="preserve">The study by Kavanagh et al. has prompted an important reexamination of adjuvant primary-site RT following complete excision of localized MCC. The low local recurrence </w:t>
      </w:r>
      <w:r>
        <w:lastRenderedPageBreak/>
        <w:t>rates reported in their cohort challenge prevailing assumptions, but the broader controversy extends beyond a single recurrence estimate. It reflects unresolved questions about baseline risk, treatment-selection bias, heterogeneity of RT benefit, recurrence salvageability, treatment burden, and the magnitude of benefit needed to justify treatment.</w:t>
      </w:r>
    </w:p>
    <w:p w14:paraId="37D0F3F6" w14:textId="77777777" w:rsidR="00763B92" w:rsidRDefault="00763B92" w:rsidP="00763B92"/>
    <w:p w14:paraId="662BF896" w14:textId="77777777" w:rsidR="00763B92" w:rsidRDefault="00763B92" w:rsidP="00763B92">
      <w:r>
        <w:t>The SoCO Journal Club discussion highlighted both consensus and persistent uncertainty. Participants generally agreed that recurrence risk is not uniform, that patient-centered factors matter, and that radiation approaches exist along a spectrum from observation to conventional fractionation, hypofractionation, and single-fraction treatment. However, substantial variation remained in how clinicians estimate recurrence risk, how much uncertainty they accept, and what magnitude of benefit justifies RT.</w:t>
      </w:r>
    </w:p>
    <w:p w14:paraId="3FEC8043" w14:textId="77777777" w:rsidR="00763B92" w:rsidRDefault="00763B92" w:rsidP="00763B92"/>
    <w:p w14:paraId="6F016826" w14:textId="77777777" w:rsidR="00763B92" w:rsidRDefault="00763B92" w:rsidP="00763B92">
      <w:r>
        <w:t>Administrative datasets and isolated retrospective series alone are unlikely to fully resolve these questions. Future evidence generation will likely require highly curated, multi-institutional data collection, including standardized recurrence definitions, detailed treatment characterization, explicit causal assumptions, and probabilistic models of treatment benefit. Yet even highly curated multi-institutional studies in rare diseases with rare endpoints may be slow, difficult, and incomplete. The value of causal and Bayesian approaches is not that they make uncertainty disappear, but that they make uncertainty clinically interpretable.</w:t>
      </w:r>
    </w:p>
    <w:p w14:paraId="24056388" w14:textId="77777777" w:rsidR="00763B92" w:rsidRDefault="00763B92" w:rsidP="00763B92"/>
    <w:p w14:paraId="7DC81745" w14:textId="407BA15F" w:rsidR="00763B92" w:rsidRDefault="00763B92" w:rsidP="00763B92">
      <w:r>
        <w:t xml:space="preserve">Perhaps the most important contribution of the Kavanagh study is that it clarifies the questions that remain. It reminds us that the absolute risk of primary-site local recurrence may be low in selected patients after negative-margin excision, that the </w:t>
      </w:r>
      <w:ins w:id="95" w:author="Daniel Coit" w:date="2026-06-23T11:40:00Z" w16du:dateUtc="2026-06-23T15:40:00Z">
        <w:r w:rsidR="007A433B">
          <w:t xml:space="preserve">percentage of patients who might, or more importantly, could not possibly </w:t>
        </w:r>
      </w:ins>
      <w:r>
        <w:t xml:space="preserve">benefit </w:t>
      </w:r>
      <w:del w:id="96" w:author="Daniel Coit" w:date="2026-06-23T11:40:00Z" w16du:dateUtc="2026-06-23T15:40:00Z">
        <w:r w:rsidDel="007A433B">
          <w:delText xml:space="preserve">of </w:delText>
        </w:r>
      </w:del>
      <w:ins w:id="97" w:author="Daniel Coit" w:date="2026-06-23T11:40:00Z" w16du:dateUtc="2026-06-23T15:40:00Z">
        <w:r w:rsidR="007A433B">
          <w:t xml:space="preserve">from </w:t>
        </w:r>
      </w:ins>
      <w:r>
        <w:t>RT is likely to vary across risk groups, and that future studies should be designed around clinically meaningful absolute differences rather than abstract treatment effects. Until more definitive data emerge, clinicians must integrate the best available evidence with tumor risk, treatment burden, salvageability, patient preference, and institutional experience. In that sense, the study is valuable not because it ends the discussion, but because it provides a clearer foundation for the next generation of evidence.</w:t>
      </w:r>
    </w:p>
    <w:p w14:paraId="00319B1F" w14:textId="77777777" w:rsidR="00763B92" w:rsidRDefault="00763B92" w:rsidP="00763B92"/>
    <w:p w14:paraId="0A189AB4" w14:textId="77777777" w:rsidR="00763B92" w:rsidRDefault="00763B92" w:rsidP="00763B92"/>
    <w:p w14:paraId="2CFAD11A" w14:textId="77777777" w:rsidR="00763B92" w:rsidRDefault="00763B92" w:rsidP="00B820CE">
      <w:r>
        <w:rPr>
          <w:b/>
        </w:rPr>
        <w:t>Materials and Methods</w:t>
      </w:r>
    </w:p>
    <w:p w14:paraId="5A2DDEAB" w14:textId="77777777" w:rsidR="00763B92" w:rsidRDefault="00763B92" w:rsidP="00763B92"/>
    <w:p w14:paraId="583FCB21" w14:textId="77777777" w:rsidR="00763B92" w:rsidRDefault="00763B92" w:rsidP="009A60E4">
      <w:r>
        <w:rPr>
          <w:b/>
        </w:rPr>
        <w:t>Methodology and Approach</w:t>
      </w:r>
    </w:p>
    <w:p w14:paraId="7DC8527B" w14:textId="77777777" w:rsidR="00763B92" w:rsidRDefault="00763B92" w:rsidP="00763B92"/>
    <w:p w14:paraId="61D9A9BC" w14:textId="77777777" w:rsidR="00763B92" w:rsidRDefault="00763B92" w:rsidP="00E943B1">
      <w:r>
        <w:rPr>
          <w:b/>
        </w:rPr>
        <w:t>Platform and Writing Tools</w:t>
      </w:r>
    </w:p>
    <w:p w14:paraId="73787CF4" w14:textId="77777777" w:rsidR="00763B92" w:rsidRDefault="00763B92" w:rsidP="00763B92"/>
    <w:p w14:paraId="5AD483E1" w14:textId="77777777" w:rsidR="00763B92" w:rsidRDefault="00763B92" w:rsidP="00302BFE">
      <w:r>
        <w:t xml:space="preserve">This </w:t>
      </w:r>
      <w:r>
        <w:rPr>
          <w:i/>
        </w:rPr>
        <w:t>Perspectives on the Science</w:t>
      </w:r>
      <w:r>
        <w:t xml:space="preserve"> article was produced using Quarto®, an open-source scientific and technical publishing system [@Quarto2026]. OpenAI GPT-5.5 was used to assist with manuscript drafting, narrative structure, editing, reference reconciliation, and code troubleshooting [@OpenAI2026]. OpenEvidence was used to support literature review and verification of selected clinical and scientific concepts [@OpenEvidence2026]. </w:t>
      </w:r>
      <w:r>
        <w:lastRenderedPageBreak/>
        <w:t>The authors reviewed, edited, and verified all AI-assisted content, analyses, citations, and interpretations, and take full responsibility for the accuracy, integrity, and final content of the manuscript.</w:t>
      </w:r>
    </w:p>
    <w:p w14:paraId="755862CE" w14:textId="77777777" w:rsidR="00763B92" w:rsidRDefault="00763B92" w:rsidP="00763B92"/>
    <w:p w14:paraId="76818D5C" w14:textId="77777777" w:rsidR="00763B92" w:rsidRDefault="00763B92" w:rsidP="00054583">
      <w:r>
        <w:rPr>
          <w:b/>
        </w:rPr>
        <w:t>Software Environment</w:t>
      </w:r>
    </w:p>
    <w:p w14:paraId="7E783F22" w14:textId="77777777" w:rsidR="00763B92" w:rsidRDefault="00763B92" w:rsidP="00763B92"/>
    <w:p w14:paraId="661B0179" w14:textId="77777777" w:rsidR="00763B92" w:rsidRDefault="00763B92" w:rsidP="00763B92">
      <w:r>
        <w:t>Analyses and visualizations were conducted using R and RStudio [@RCoreTeam2026; @RStudio2026]. Data manipulation and plotting used the tidyverse suite of packages [@Tidyverse2019], including dplyr, tidyr, stringr, purrr, tibble, forcats, readr, and ggplot2 [@ggplot2Book2016]. Tables were generated using gt [@gt2026]. Figures were exported as high-resolution PNG files and incorporated into the Quarto manuscript using knitr [@knitr2015].</w:t>
      </w:r>
    </w:p>
    <w:p w14:paraId="35145E0B" w14:textId="77777777" w:rsidR="00763B92" w:rsidRDefault="00763B92" w:rsidP="00763B92"/>
    <w:p w14:paraId="5E35528C" w14:textId="77777777" w:rsidR="00763B92" w:rsidRDefault="00763B92" w:rsidP="00AB11EC">
      <w:r>
        <w:rPr>
          <w:b/>
        </w:rPr>
        <w:t>Survey Analysis</w:t>
      </w:r>
    </w:p>
    <w:p w14:paraId="6BD1D564" w14:textId="77777777" w:rsidR="00763B92" w:rsidRDefault="00763B92" w:rsidP="00763B92"/>
    <w:p w14:paraId="6BF445C7" w14:textId="77777777" w:rsidR="00763B92" w:rsidRDefault="00763B92" w:rsidP="00763B92">
      <w:r>
        <w:t>Survey data were collected using REDCap electronic data capture tools hosted at Mass General Brigham [@REDCap2009; @REDCap2019]. Survey responses were summarized descriptively using counts and proportions. Survey visualizations were generated using custom R functions built around ggplot2 to maintain consistent formatting across figures. No formal hypothesis testing was performed for the survey analyses; results were interpreted descriptively as measures of practice variation, perceived uncertainty, and areas of clinical equipoise.</w:t>
      </w:r>
    </w:p>
    <w:p w14:paraId="1525C514" w14:textId="77777777" w:rsidR="00763B92" w:rsidRDefault="00763B92" w:rsidP="00763B92"/>
    <w:p w14:paraId="7ED4F541" w14:textId="77777777" w:rsidR="00763B92" w:rsidRDefault="00763B92" w:rsidP="00176F36">
      <w:r>
        <w:rPr>
          <w:b/>
        </w:rPr>
        <w:t>Literature Synthesis and Evidence Table</w:t>
      </w:r>
    </w:p>
    <w:p w14:paraId="3CA0DEDA" w14:textId="77777777" w:rsidR="00763B92" w:rsidRDefault="00763B92" w:rsidP="00763B92"/>
    <w:p w14:paraId="02921CA7" w14:textId="77777777" w:rsidR="00763B92" w:rsidRDefault="00763B92" w:rsidP="00763B92">
      <w:r>
        <w:t>The manuscript summarizes evidence relevant to local recurrence after excision of localized Merkel cell carcinoma, with particular focus on the study by Kavanagh et al. and on the adverse clinicopathologic features used in postoperative radiation decision-making. The evidence table was developed to summarize selected studies informing NCCN adverse risk factors, including lymphovascular invasion, immunosuppression, primary tumor size, surgical margins, positive sentinel lymph node biopsy, and head and neck primary site. The table was intended as a narrative evidence synthesis rather than a formal systematic review or meta-analysis. Studies were included when they informed recurrence, sentinel lymph node positivity, disease-specific survival, overall survival, surgical margins, or anatomic risk, recognizing that not all studies evaluated preventable primary-site local recurrence as a discrete endpoint.</w:t>
      </w:r>
    </w:p>
    <w:p w14:paraId="3A61E2C6" w14:textId="77777777" w:rsidR="00763B92" w:rsidRDefault="00763B92" w:rsidP="00763B92"/>
    <w:p w14:paraId="4A2DD63E" w14:textId="77777777" w:rsidR="00763B92" w:rsidRDefault="00763B92" w:rsidP="00D04057">
      <w:r>
        <w:rPr>
          <w:b/>
        </w:rPr>
        <w:t>Bayesian Assurance Calculations</w:t>
      </w:r>
    </w:p>
    <w:p w14:paraId="7FD60AD8" w14:textId="77777777" w:rsidR="00763B92" w:rsidRDefault="00763B92" w:rsidP="00763B92"/>
    <w:p w14:paraId="516B017F" w14:textId="77777777" w:rsidR="00763B92" w:rsidRDefault="00763B92" w:rsidP="00763B92">
      <w:r>
        <w:t xml:space="preserve">Bayesian assurance calculations were performed to illustrate how prospective or highly curated multi-institutional evidence generation could be evaluated before study launch. These simulations were not intended to provide definitive sample-size requirements. Rather, they were designed to show how assumptions about baseline recurrence risk, true </w:t>
      </w:r>
      <w:r>
        <w:lastRenderedPageBreak/>
        <w:t>absolute risk reduction, treatment allocation, and posterior decision thresholds influence the feasibility of obtaining clinically actionable evidence.</w:t>
      </w:r>
    </w:p>
    <w:p w14:paraId="112536BD" w14:textId="77777777" w:rsidR="00763B92" w:rsidRDefault="00763B92" w:rsidP="00763B92"/>
    <w:p w14:paraId="5BB19CB7" w14:textId="77777777" w:rsidR="00763B92" w:rsidRDefault="00763B92" w:rsidP="00763B92">
      <w:r>
        <w:t>The simulations considered baseline 1-year local recurrence risks without radiation therapy of 2%, 5%, and 10%, and assumed true ARR scenarios of 1%, 5%, and 9% where mathematically possible. For each scenario, the implied 1-year local recurrence risk with RT was calculated as the baseline risk minus the assumed ARR. Scenarios in which the assumed ARR exceeded the baseline recurrence risk were labeled “Not possible,” because they would imply a negative recurrence risk with RT.</w:t>
      </w:r>
    </w:p>
    <w:p w14:paraId="47D61131" w14:textId="77777777" w:rsidR="00763B92" w:rsidRDefault="00763B92" w:rsidP="00763B92"/>
    <w:p w14:paraId="7A5E502D" w14:textId="77777777" w:rsidR="00763B92" w:rsidRDefault="00763B92" w:rsidP="00763B92">
      <w:r>
        <w:t>For each candidate total cohort size, simulated studies were generated using prespecified allocation assumptions. No RT allocation was fixed at 35%. RT allocation varied by comparison: 65% for any RT pooled, 25% for conventional or hypofractionated RT, and 15% for single-fraction RT. These allocation assumptions are part of the design being evaluated; required total cohort sizes would differ under alternative allocation ratios. For example, if only 15% of patients were managed without RT, larger total cohort sizes would generally be required to estimate baseline recurrence risk and absolute benefit with comparable assurance.</w:t>
      </w:r>
    </w:p>
    <w:p w14:paraId="0F36C437" w14:textId="77777777" w:rsidR="00763B92" w:rsidRDefault="00763B92" w:rsidP="00763B92"/>
    <w:p w14:paraId="43121AD1" w14:textId="77777777" w:rsidR="00763B92" w:rsidRDefault="00763B92" w:rsidP="00763B92">
      <w:r>
        <w:t>For each simulated study, recurrence counts were generated under the assumed data-generating scenario, and beta-binomial posterior updating was used to estimate the posterior probability that ARR exceeded a clinically meaningful threshold. The primary illustrative decision rule required greater than 80% posterior probability that ARR exceeded 3%. Bayesian assurance was defined as the proportion of simulated future studies that met this posterior decision rule. Candidate total cohort sizes were evaluated up to 25,000.</w:t>
      </w:r>
    </w:p>
    <w:p w14:paraId="289B9D8B" w14:textId="77777777" w:rsidR="00763B92" w:rsidRDefault="00763B92" w:rsidP="00763B92"/>
    <w:p w14:paraId="74F79A43" w14:textId="77777777" w:rsidR="00763B92" w:rsidRDefault="00763B92" w:rsidP="00763B92">
      <w:r>
        <w:t>Values in the assurance table should be interpreted as approximate design operating characteristics rather than exact sample-size requirements. A scenario that does not reach 80% assurance at a given total cohort size may still generate some individual simulated studies in which the posterior probability of clinically meaningful benefit is high. Conversely, other simulated studies under the same assumptions may generate weaker or inconclusive posterior evidence because of sparse events, random variation, or limited representation of one comparison group. Thus, assurance summarizes how often a proposed design would be expected to yield an actionable posterior conclusion across many possible future studies, not whether such a conclusion is possible in any single realized study.</w:t>
      </w:r>
    </w:p>
    <w:p w14:paraId="59E5E217" w14:textId="77777777" w:rsidR="00763B92" w:rsidRDefault="00763B92" w:rsidP="00763B92"/>
    <w:p w14:paraId="240B411D" w14:textId="77777777" w:rsidR="00763B92" w:rsidRDefault="00763B92" w:rsidP="007A65AB">
      <w:r>
        <w:rPr>
          <w:b/>
        </w:rPr>
        <w:t>Bibliography</w:t>
      </w:r>
    </w:p>
    <w:p w14:paraId="4A77719B" w14:textId="77777777" w:rsidR="00763B92" w:rsidRDefault="00763B92" w:rsidP="00763B92"/>
    <w:p w14:paraId="1BE9E219" w14:textId="77777777" w:rsidR="00763B92" w:rsidRDefault="00763B92" w:rsidP="006312FE">
      <w:r>
        <w:rPr>
          <w:b/>
        </w:rPr>
        <w:t>References</w:t>
      </w:r>
    </w:p>
    <w:p w14:paraId="48CA6FEC" w14:textId="77777777" w:rsidR="00763B92" w:rsidRDefault="00763B92" w:rsidP="00763B92"/>
    <w:p w14:paraId="193493B8" w14:textId="77777777" w:rsidR="00763B92" w:rsidRDefault="00763B92" w:rsidP="00763B92">
      <w:r>
        <w:t>[References omitted from review text export. Please refer to the HTML version or Quarto bibliography for the full reference list.]</w:t>
      </w:r>
    </w:p>
    <w:p w14:paraId="1113AB4D" w14:textId="77777777" w:rsidR="00763B92" w:rsidRDefault="00763B92" w:rsidP="00763B92"/>
    <w:p w14:paraId="3E965D0F" w14:textId="77777777" w:rsidR="00763B92" w:rsidRDefault="00763B92" w:rsidP="009014B8">
      <w:r>
        <w:rPr>
          <w:b/>
        </w:rPr>
        <w:lastRenderedPageBreak/>
        <w:t>NCCN Disclaimer</w:t>
      </w:r>
    </w:p>
    <w:p w14:paraId="0DFE0136" w14:textId="77777777" w:rsidR="00763B92" w:rsidRDefault="00763B92" w:rsidP="00763B92"/>
    <w:p w14:paraId="1A2A000A" w14:textId="77777777" w:rsidR="00763B92" w:rsidRDefault="00763B92" w:rsidP="0023111A">
      <w:r>
        <w:rPr>
          <w:i/>
        </w:rPr>
        <w:t>NCCN makes no warranties of any kind whatsoever regarding their content, use, or application and disclaims any responsibility for their application or use in any way</w:t>
      </w:r>
      <w:r>
        <w:rPr>
          <w:i/>
          <w:iCs/>
        </w:rPr>
        <w:t>.</w:t>
      </w:r>
    </w:p>
    <w:p w14:paraId="4C6A15AE" w14:textId="77777777" w:rsidR="00763B92" w:rsidRDefault="00763B92" w:rsidP="00763B92"/>
    <w:p w14:paraId="43193910" w14:textId="77777777" w:rsidR="00763B92" w:rsidRDefault="00763B92" w:rsidP="004D261B">
      <w:r>
        <w:rPr>
          <w:b/>
        </w:rPr>
        <w:t>Appendix</w:t>
      </w:r>
    </w:p>
    <w:p w14:paraId="3BFB5115" w14:textId="77777777" w:rsidR="00763B92" w:rsidRDefault="00763B92" w:rsidP="00763B92"/>
    <w:p w14:paraId="6F49565A" w14:textId="77777777" w:rsidR="00763B92" w:rsidRDefault="00763B92" w:rsidP="00DD1B05">
      <w:r>
        <w:rPr>
          <w:b/>
        </w:rPr>
        <w:t>Abbreviations, Acknowledgments, Citation, Disclaimer, Disclosures, License, Publication Stage</w:t>
      </w:r>
    </w:p>
    <w:p w14:paraId="635DB874" w14:textId="77777777" w:rsidR="00763B92" w:rsidRDefault="00763B92" w:rsidP="00763B92"/>
    <w:p w14:paraId="6582BB96" w14:textId="77777777" w:rsidR="00763B92" w:rsidRDefault="00763B92" w:rsidP="0039631A">
      <w:r>
        <w:rPr>
          <w:b/>
        </w:rPr>
        <w:t>Abbreviations</w:t>
      </w:r>
    </w:p>
    <w:p w14:paraId="6F7FD44D" w14:textId="77777777" w:rsidR="00763B92" w:rsidRDefault="00763B92" w:rsidP="00763B92"/>
    <w:p w14:paraId="160082A4" w14:textId="77777777" w:rsidR="00763B92" w:rsidRDefault="00763B92" w:rsidP="00763B92">
      <w:r>
        <w:t>AJCC, American Joint Committee on Cancer; ADMEC-O, Adjuvant Avelumab in Merkel Cell Carcinoma trial; APP, advanced practice provider; ARR, absolute risk reduction; CI, confidence interval; DAG, directed acyclic graph; DeCOG, Dermatologic Cooperative Oncology Group; DFS, disease-free survival; DSS, disease-specific survival; ENT, ear, nose, and throat; HR, hazard ratio; LN, lymph node; LR, local recurrence; LVI, lymphovascular invasion; MCC, Merkel cell carcinoma; MSKCC, Memorial Sloan Kettering Cancer Center; NCDB, National Cancer Database; NCCN, National Comprehensive Cancer Network; OR, odds ratio; OS, overall survival; Pr, probability; RFS, recurrence-free survival; RT, radiation therapy; SEER, Surveillance, Epidemiology, and End Results; SLN, sentinel lymph node; SLNB, sentinel lymph node biopsy; SoCO, Society of Cutaneous Oncology; VA, Veterans Affairs; WLE, wide local excision.</w:t>
      </w:r>
    </w:p>
    <w:p w14:paraId="2CA07A03" w14:textId="77777777" w:rsidR="00763B92" w:rsidRDefault="00763B92" w:rsidP="00763B92"/>
    <w:p w14:paraId="01BD6363" w14:textId="77777777" w:rsidR="00763B92" w:rsidRDefault="00763B92" w:rsidP="00182745">
      <w:r>
        <w:rPr>
          <w:b/>
        </w:rPr>
        <w:t>Acknowledgments</w:t>
      </w:r>
    </w:p>
    <w:p w14:paraId="70B85524" w14:textId="77777777" w:rsidR="00763B92" w:rsidRDefault="00763B92" w:rsidP="00763B92"/>
    <w:p w14:paraId="6AA73DD0" w14:textId="77777777" w:rsidR="00763B92" w:rsidRDefault="00763B92" w:rsidP="00763B92">
      <w:r>
        <w:t>No specific acknowledgments.</w:t>
      </w:r>
    </w:p>
    <w:p w14:paraId="2CFB3872" w14:textId="77777777" w:rsidR="00763B92" w:rsidRDefault="00763B92" w:rsidP="00763B92"/>
    <w:p w14:paraId="3D453DA5" w14:textId="77777777" w:rsidR="00763B92" w:rsidRDefault="00763B92" w:rsidP="008031D3">
      <w:r>
        <w:rPr>
          <w:b/>
        </w:rPr>
        <w:t>Citation</w:t>
      </w:r>
    </w:p>
    <w:p w14:paraId="73027417" w14:textId="77777777" w:rsidR="00763B92" w:rsidRDefault="00763B92" w:rsidP="00763B92"/>
    <w:p w14:paraId="709CA59E" w14:textId="77777777" w:rsidR="00763B92" w:rsidRDefault="00763B92" w:rsidP="003F643C">
      <w:r>
        <w:rPr>
          <w:b/>
        </w:rPr>
        <w:t>For attribution, please cite this work as:</w:t>
      </w:r>
    </w:p>
    <w:p w14:paraId="09A15D3D" w14:textId="77777777" w:rsidR="00763B92" w:rsidRDefault="00763B92" w:rsidP="00763B92"/>
    <w:p w14:paraId="0E8293D4" w14:textId="2577410C" w:rsidR="00763B92" w:rsidRDefault="00763B92" w:rsidP="00763B92"/>
    <w:p w14:paraId="426DD500" w14:textId="77777777" w:rsidR="00763B92" w:rsidRDefault="00763B92" w:rsidP="00763B92">
      <w:r>
        <w:t>Miller DM, Emerick KS, Kaufman HL, After Excision of Merkel Cell Carcinoma: What Do We Actually Know, and What Should We Do Next? Journal of Cutaneous Oncology. 2026;4(1). https://doi.org/10.59449/joco.2026.06.12  Copied!</w:t>
      </w:r>
    </w:p>
    <w:p w14:paraId="0A91488E" w14:textId="77777777" w:rsidR="00763B92" w:rsidRDefault="00763B92" w:rsidP="00763B92"/>
    <w:p w14:paraId="32285AC8" w14:textId="77777777" w:rsidR="00763B92" w:rsidRDefault="00763B92" w:rsidP="00271581">
      <w:r>
        <w:rPr>
          <w:b/>
        </w:rPr>
        <w:t>BibTeX citation:</w:t>
      </w:r>
    </w:p>
    <w:p w14:paraId="480B2CAC" w14:textId="77777777" w:rsidR="00763B92" w:rsidRDefault="00763B92" w:rsidP="00763B92"/>
    <w:p w14:paraId="6FBDAEE8" w14:textId="77777777" w:rsidR="00763B92" w:rsidRDefault="00763B92" w:rsidP="00763B92"/>
    <w:p w14:paraId="56AE135A" w14:textId="77777777" w:rsidR="00763B92" w:rsidRDefault="00763B92" w:rsidP="00932DAF">
      <w:r>
        <w:rPr>
          <w:b/>
        </w:rPr>
        <w:t>Disclaimer</w:t>
      </w:r>
    </w:p>
    <w:p w14:paraId="26B39E4D" w14:textId="77777777" w:rsidR="00763B92" w:rsidRDefault="00763B92" w:rsidP="00763B92"/>
    <w:p w14:paraId="53CCAFD0" w14:textId="77777777" w:rsidR="00763B92" w:rsidRDefault="00763B92" w:rsidP="00763B92">
      <w:r>
        <w:t>This site represents our opinions only.</w:t>
      </w:r>
    </w:p>
    <w:p w14:paraId="6E818F1C" w14:textId="77777777" w:rsidR="00763B92" w:rsidRDefault="00763B92" w:rsidP="00763B92">
      <w:r>
        <w:t>See our full [Disclaimer](https://journalofcutaneousoncology.io/policies/disclaimer/)</w:t>
      </w:r>
    </w:p>
    <w:p w14:paraId="7B5C091F" w14:textId="77777777" w:rsidR="00763B92" w:rsidRDefault="00763B92" w:rsidP="00763B92"/>
    <w:p w14:paraId="7C345845" w14:textId="77777777" w:rsidR="00763B92" w:rsidRDefault="00763B92" w:rsidP="00C77905">
      <w:r>
        <w:rPr>
          <w:b/>
        </w:rPr>
        <w:t>Disclosures</w:t>
      </w:r>
    </w:p>
    <w:p w14:paraId="15B3D48C" w14:textId="77777777" w:rsidR="00763B92" w:rsidRDefault="00763B92" w:rsidP="00763B92"/>
    <w:p w14:paraId="6EB02EB1" w14:textId="77777777" w:rsidR="00763B92" w:rsidRDefault="00763B92" w:rsidP="00F35FE9">
      <w:r>
        <w:rPr>
          <w:b/>
        </w:rPr>
        <w:t>Conflict of Interests</w:t>
      </w:r>
    </w:p>
    <w:p w14:paraId="7101B1D9" w14:textId="77777777" w:rsidR="00763B92" w:rsidRDefault="00763B92" w:rsidP="00763B92">
      <w:r>
        <w:t>Dr. Miller has received honoraria for serving as a consultant or participating on advisory boards for Almirall, Bristol Myers Squibb, Merck, EMD Serono, Regeneron, Sanofi Genzyme, Pfizer, Castle Biosciences, Checkpoint Therapeutics, and Sun Pharma. He serves on the Unloxcyt steering committee for Sun Pharma. He has stock options from Avstera Therapeutics. He has received institutional research funding from Regeneron, Kartos Therapeutics, NeoImmune Tech, Inc., Project Data Sphere, ECOG-ACRIN, and the American Skin Association.</w:t>
      </w:r>
    </w:p>
    <w:p w14:paraId="6910D75A" w14:textId="77777777" w:rsidR="00763B92" w:rsidRDefault="00763B92" w:rsidP="00763B92"/>
    <w:p w14:paraId="46228BC2" w14:textId="77777777" w:rsidR="00763B92" w:rsidRDefault="00763B92" w:rsidP="00763B92">
      <w:r>
        <w:t>Dr. Khushalani owns stock in Amarin Pharma Inc., Asensus Surgical, and Bellicum Pharmaceuticals. He participates in data and safety monitoring for AstraZeneca and Incyte Corporation. He has served as a consultant for Bristol Myers Squibb, Castle Biosciences, Genzyme, Immunocore, Instil Bio, IO Biotech, Iovance Biotherapeutics, Jounce, Merck, Mural Oncology, MyCareGorithm, Nektar, Novartis, Regeneron Pharmaceuticals, Replimune, T-Knife Therapeutics, Delcath, and Sun Pharmaceuticals.</w:t>
      </w:r>
    </w:p>
    <w:p w14:paraId="3658792E" w14:textId="77777777" w:rsidR="00763B92" w:rsidRDefault="00763B92" w:rsidP="00763B92"/>
    <w:p w14:paraId="7B2D9C2B" w14:textId="77777777" w:rsidR="00763B92" w:rsidRDefault="00763B92" w:rsidP="00763B92">
      <w:r>
        <w:t>Dr. Nghiem reports compensation/support from UpToDate (honoraria), Almirall (advisory role), Incyte (institutional research funding), and has a patent pending for high-affinity T-cell receptors that target the Merkel polyomavirus, Patent filed: “Merkel cell polyomavirus T antigen-specific TCRs and uses thereof” (institution).</w:t>
      </w:r>
    </w:p>
    <w:p w14:paraId="1FCD223F" w14:textId="77777777" w:rsidR="00763B92" w:rsidRDefault="00763B92" w:rsidP="00763B92"/>
    <w:p w14:paraId="1BA791B2" w14:textId="77777777" w:rsidR="00763B92" w:rsidRDefault="00763B92" w:rsidP="00763B92">
      <w:r>
        <w:t>Dr. Kaufman is an employee of Ankyra Therapeutics. He has served in advisory roles for Castle Biosciences, Marengo Therapeutics, Tatum Biosciences, and Virogin Biotech; serves on the Board of Crichton Biosciences; holds stock in Replimune, Inc.; and has received honoraria from the Society for Immunotherapy of Cancer.</w:t>
      </w:r>
    </w:p>
    <w:p w14:paraId="068D2618" w14:textId="77777777" w:rsidR="00763B92" w:rsidRDefault="00763B92" w:rsidP="00763B92"/>
    <w:p w14:paraId="6FFB24AF" w14:textId="77777777" w:rsidR="00763B92" w:rsidRDefault="00763B92" w:rsidP="00763B92">
      <w:r>
        <w:t>Dr. Sondak is a compensated consultant for Bristol Myers Squibb, Merck, and Mural Oncology, and receives research funding from Neogene Therapeutics and Skyline.</w:t>
      </w:r>
    </w:p>
    <w:p w14:paraId="10BB2FBC" w14:textId="77777777" w:rsidR="00763B92" w:rsidRDefault="00763B92" w:rsidP="00763B92"/>
    <w:p w14:paraId="7822F0D2" w14:textId="77777777" w:rsidR="00763B92" w:rsidRDefault="00763B92" w:rsidP="00763B92">
      <w:r>
        <w:t>Dr. Emerick reports advisory board honoraria from Regeneron, royalties from UpToDate, and research funding from Haystack.</w:t>
      </w:r>
    </w:p>
    <w:p w14:paraId="6F7DAAF6" w14:textId="77777777" w:rsidR="00763B92" w:rsidRDefault="00763B92" w:rsidP="00763B92"/>
    <w:p w14:paraId="4314972D" w14:textId="77777777" w:rsidR="00763B92" w:rsidRDefault="00763B92" w:rsidP="00763B92">
      <w:r>
        <w:t>Dr. Silk reports receiving grants/research support to her institution from Regeneron and Merck, advisory board fees from Merck and Regeneron, and royalties from UpToDate, Inc.</w:t>
      </w:r>
    </w:p>
    <w:p w14:paraId="07F88446" w14:textId="77777777" w:rsidR="00763B92" w:rsidRDefault="00763B92" w:rsidP="00763B92"/>
    <w:p w14:paraId="63F72C9F" w14:textId="77777777" w:rsidR="00763B92" w:rsidRDefault="00763B92" w:rsidP="00763B92">
      <w:r>
        <w:t>Drs. Coit, McEvoy, Zaba, Sharma, Adelaja, and Brownell report no relevant disclosures.</w:t>
      </w:r>
    </w:p>
    <w:p w14:paraId="1C77BCA3" w14:textId="77777777" w:rsidR="00763B92" w:rsidRDefault="00763B92" w:rsidP="00763B92"/>
    <w:p w14:paraId="388C69C5" w14:textId="77777777" w:rsidR="00763B92" w:rsidRDefault="00763B92" w:rsidP="00763B92"/>
    <w:p w14:paraId="3661FBCB" w14:textId="77777777" w:rsidR="00763B92" w:rsidRDefault="00763B92" w:rsidP="00E94706">
      <w:r>
        <w:rPr>
          <w:b/>
        </w:rPr>
        <w:t>License</w:t>
      </w:r>
    </w:p>
    <w:p w14:paraId="28A96F1D" w14:textId="77777777" w:rsidR="00763B92" w:rsidRDefault="00763B92" w:rsidP="00763B92"/>
    <w:p w14:paraId="07186B27" w14:textId="77777777" w:rsidR="00763B92" w:rsidRDefault="00763B92" w:rsidP="00763B92">
      <w:r>
        <w:lastRenderedPageBreak/>
        <w:t>This work is licensed under a creative commons [BY-NC-ND license](https://creativecommons.org/licenses/by-nc-nd/4.0/)</w:t>
      </w:r>
    </w:p>
    <w:p w14:paraId="4ED372CF" w14:textId="77777777" w:rsidR="00763B92" w:rsidRDefault="00763B92" w:rsidP="00763B92"/>
    <w:p w14:paraId="20E85F85" w14:textId="77777777" w:rsidR="00763B92" w:rsidRDefault="00763B92" w:rsidP="00763B92"/>
    <w:p w14:paraId="7BAA1AC3" w14:textId="77777777" w:rsidR="00763B92" w:rsidRDefault="00763B92" w:rsidP="00E76259">
      <w:r>
        <w:rPr>
          <w:b/>
        </w:rPr>
        <w:t>Publication Stage</w:t>
      </w:r>
    </w:p>
    <w:p w14:paraId="151C5EED" w14:textId="77777777" w:rsidR="00763B92" w:rsidRDefault="00763B92" w:rsidP="00763B92"/>
    <w:p w14:paraId="333F501A" w14:textId="7C72759F" w:rsidR="004071CB" w:rsidRDefault="00763B92" w:rsidP="00763B92">
      <w:r>
        <w:t>-   Draft</w:t>
      </w:r>
    </w:p>
    <w:sectPr w:rsidR="004071CB" w:rsidSect="0037233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8" w:author="Daniel Coit" w:date="2026-06-15T11:42:00Z" w:initials="DC">
    <w:p w14:paraId="33A44F5D" w14:textId="77777777" w:rsidR="00C03B76" w:rsidRDefault="00C03B76" w:rsidP="00C03B76">
      <w:r>
        <w:rPr>
          <w:rStyle w:val="CommentReference"/>
        </w:rPr>
        <w:annotationRef/>
      </w:r>
      <w:r>
        <w:rPr>
          <w:sz w:val="20"/>
          <w:szCs w:val="20"/>
        </w:rPr>
        <w:t>David:  I am not certain that a discussion of the introduction of SLNB is relevant to the discussion of local recurrence.  I think it detracts from the focus of your summary.  Rather I would emphasize that multicenter reviews are flawed by inconsistent definitions of treatment, local recurrence, follow-up, reproting bias; administrative databases have no information on time and site of first recurrence, often incomplete details on treatment, variable follow-up, and, no information on DSS (OS known to double the estimated mortality in patients with early-stage MCC due to DOC).  It is our strong contention that the association of improved OS following adjuvant local RT reported in the NCDB reviews is NOT causal.</w:t>
      </w:r>
    </w:p>
  </w:comment>
  <w:comment w:id="29" w:author="Daniel Coit" w:date="2026-06-15T11:44:00Z" w:initials="DC">
    <w:p w14:paraId="576AFD34" w14:textId="77777777" w:rsidR="00C03B76" w:rsidRDefault="00C03B76" w:rsidP="00C03B76">
      <w:r>
        <w:rPr>
          <w:rStyle w:val="CommentReference"/>
        </w:rPr>
        <w:annotationRef/>
      </w:r>
      <w:r>
        <w:rPr>
          <w:sz w:val="20"/>
          <w:szCs w:val="20"/>
        </w:rPr>
        <w:t>These studies can report only OS.  The population registries have no data on date/site of recurrence, and no data on DSS.</w:t>
      </w:r>
    </w:p>
  </w:comment>
  <w:comment w:id="30" w:author="Daniel Coit" w:date="2026-06-15T11:44:00Z" w:initials="DC">
    <w:p w14:paraId="2602BD53" w14:textId="77777777" w:rsidR="00C03B76" w:rsidRDefault="00C03B76" w:rsidP="00C03B76">
      <w:r>
        <w:rPr>
          <w:rStyle w:val="CommentReference"/>
        </w:rPr>
        <w:annotationRef/>
      </w:r>
      <w:r>
        <w:rPr>
          <w:sz w:val="20"/>
          <w:szCs w:val="20"/>
        </w:rPr>
        <w:t>I am not so certain about this.</w:t>
      </w:r>
    </w:p>
  </w:comment>
  <w:comment w:id="32" w:author="Daniel Coit" w:date="2026-06-22T09:55:00Z" w:initials="DC">
    <w:p w14:paraId="6CDF6C77" w14:textId="77777777" w:rsidR="00C03B76" w:rsidRDefault="00C03B76" w:rsidP="00C03B76">
      <w:r>
        <w:rPr>
          <w:rStyle w:val="CommentReference"/>
        </w:rPr>
        <w:annotationRef/>
      </w:r>
      <w:r>
        <w:rPr>
          <w:sz w:val="20"/>
          <w:szCs w:val="20"/>
        </w:rPr>
        <w:t xml:space="preserve">Although many of these factors are associated with systemic progression, few, if any have been shown to be factors associated with increased risk of LR.  You (we) need to highlight this important point.  If we do not, then patients will continue to be exposed to adjuvant RT with the unsubstantiated indication that they are at higher risk for LR.  Why not say that 77% of MSKCC patients who received surgery only had at least one of these "risk factors", yet had a LR of &lt;2%?  </w:t>
      </w:r>
    </w:p>
  </w:comment>
  <w:comment w:id="47" w:author="Daniel Coit" w:date="2026-06-15T12:29:00Z" w:initials="DC">
    <w:p w14:paraId="1DE22CF9" w14:textId="77777777" w:rsidR="00C03B76" w:rsidRDefault="00C03B76" w:rsidP="00C03B76">
      <w:r>
        <w:rPr>
          <w:rStyle w:val="CommentReference"/>
        </w:rPr>
        <w:annotationRef/>
      </w:r>
      <w:r>
        <w:rPr>
          <w:sz w:val="20"/>
          <w:szCs w:val="20"/>
        </w:rPr>
        <w:t>See my prior comment about NCDB studies</w:t>
      </w:r>
    </w:p>
  </w:comment>
  <w:comment w:id="59" w:author="Daniel Coit" w:date="2026-06-23T10:07:00Z" w:initials="DC">
    <w:p w14:paraId="731B5019" w14:textId="77777777" w:rsidR="007A433B" w:rsidRDefault="007A433B" w:rsidP="007A433B">
      <w:r>
        <w:rPr>
          <w:rStyle w:val="CommentReference"/>
        </w:rPr>
        <w:annotationRef/>
      </w:r>
      <w:r>
        <w:rPr>
          <w:sz w:val="20"/>
          <w:szCs w:val="20"/>
        </w:rPr>
        <w:t>Curious, given the low frequency and highly effective "treatability".  Just sayin....</w:t>
      </w:r>
    </w:p>
  </w:comment>
  <w:comment w:id="60" w:author="Daniel Coit" w:date="2026-06-23T10:13:00Z" w:initials="DC">
    <w:p w14:paraId="71D2043A" w14:textId="77777777" w:rsidR="007A433B" w:rsidRDefault="007A433B" w:rsidP="007A433B">
      <w:r>
        <w:rPr>
          <w:rStyle w:val="CommentReference"/>
        </w:rPr>
        <w:annotationRef/>
      </w:r>
      <w:r>
        <w:rPr>
          <w:sz w:val="20"/>
          <w:szCs w:val="20"/>
        </w:rPr>
        <w:t>Critically absent from this list is the effectiveness of rescue in patients who experience LR</w:t>
      </w:r>
    </w:p>
  </w:comment>
  <w:comment w:id="61" w:author="Daniel Coit" w:date="2026-06-23T10:14:00Z" w:initials="DC">
    <w:p w14:paraId="5FD48938" w14:textId="77777777" w:rsidR="007A433B" w:rsidRDefault="007A433B" w:rsidP="007A433B">
      <w:r>
        <w:rPr>
          <w:rStyle w:val="CommentReference"/>
        </w:rPr>
        <w:annotationRef/>
      </w:r>
      <w:r>
        <w:rPr>
          <w:sz w:val="20"/>
          <w:szCs w:val="20"/>
        </w:rPr>
        <w:t>I will never understand this logic!</w:t>
      </w:r>
    </w:p>
  </w:comment>
  <w:comment w:id="62" w:author="Daniel Coit" w:date="2026-06-23T10:21:00Z" w:initials="DC">
    <w:p w14:paraId="195769C4" w14:textId="77777777" w:rsidR="007A433B" w:rsidRDefault="007A433B" w:rsidP="007A433B">
      <w:r>
        <w:rPr>
          <w:rStyle w:val="CommentReference"/>
        </w:rPr>
        <w:annotationRef/>
      </w:r>
      <w:r>
        <w:rPr>
          <w:sz w:val="20"/>
          <w:szCs w:val="20"/>
        </w:rPr>
        <w:t>This is not completely true.  77% of the surgery alone group had so-called "adverse factors".   WE could not actually show that those factors that were different between the surgery-only and the  surgery-RT groups were true risk factors for LR, and, in fact, the surgery-RT patients had wider margins.</w:t>
      </w:r>
    </w:p>
  </w:comment>
  <w:comment w:id="63" w:author="Daniel Coit" w:date="2026-06-23T10:34:00Z" w:initials="DC">
    <w:p w14:paraId="63B1F3C3" w14:textId="77777777" w:rsidR="007A433B" w:rsidRDefault="007A433B" w:rsidP="007A433B">
      <w:r>
        <w:rPr>
          <w:rStyle w:val="CommentReference"/>
        </w:rPr>
        <w:annotationRef/>
      </w:r>
      <w:r>
        <w:rPr>
          <w:sz w:val="20"/>
          <w:szCs w:val="20"/>
        </w:rPr>
        <w:t>I would rebut this hypothesis with the observation that none of the 6 patients with local-only recurrences went on to die of disease.  So they all appeared to b local events, with no clinically relevant potential to be a nidus for subsequent regional or distant disease.  A small but very compelling number of observations.  I think this gets to a broader discussion of the definition of a local recurrence,   A we learned from the melanoma literature, LR after adequate local therapy was associated with a 25% survival; I would contend that this was intracutaneous lymphatic disease that was beyond the wide excision margins, a marker for but not a determinant of distant disease.  On the other hand, LR after inadequate local therapy is associated with a much better prognosis, consistent with known primary tumor prognostic factors.  In MCC, the experience seems to be much more like the latter scenario, much less (if ever) like the former scenario.</w:t>
      </w:r>
    </w:p>
  </w:comment>
  <w:comment w:id="67" w:author="Daniel Coit" w:date="2026-06-23T10:50:00Z" w:initials="DC">
    <w:p w14:paraId="7B01239F" w14:textId="77777777" w:rsidR="007A433B" w:rsidRDefault="007A433B" w:rsidP="007A433B">
      <w:r>
        <w:rPr>
          <w:rStyle w:val="CommentReference"/>
        </w:rPr>
        <w:annotationRef/>
      </w:r>
      <w:r>
        <w:rPr>
          <w:sz w:val="20"/>
          <w:szCs w:val="20"/>
        </w:rPr>
        <w:t>Not exactly.  This model of preventing LR with adjuvant RTassumes that LR is the source of subsequent regional/distant disease.  If LR occurs in the context of simultaneous regional/distant disease, then adjuvant treatment of the primary site addresses only one small part of a much bigger biological problem.  My strong bias is that the LR-only and the LR in the context of simultaneous systemic disease are much more likely (or at least more frequent) that the LR causes regional/systemic progression.  It is this latter model that has precipitated the "just in the nick of time" mentality that make so little biologic sense.</w:t>
      </w:r>
    </w:p>
  </w:comment>
  <w:comment w:id="75" w:author="Daniel Coit" w:date="2026-06-23T10:55:00Z" w:initials="DC">
    <w:p w14:paraId="3982C730" w14:textId="77777777" w:rsidR="007A433B" w:rsidRDefault="007A433B" w:rsidP="007A433B">
      <w:r>
        <w:rPr>
          <w:rStyle w:val="CommentReference"/>
        </w:rPr>
        <w:annotationRef/>
      </w:r>
      <w:r>
        <w:rPr>
          <w:sz w:val="20"/>
          <w:szCs w:val="20"/>
        </w:rPr>
        <w:t>Not our experience</w:t>
      </w:r>
    </w:p>
  </w:comment>
  <w:comment w:id="79" w:author="Daniel Coit" w:date="2026-06-23T11:03:00Z" w:initials="DC">
    <w:p w14:paraId="2401B618" w14:textId="77777777" w:rsidR="007A433B" w:rsidRDefault="007A433B" w:rsidP="007A433B">
      <w:r>
        <w:rPr>
          <w:rStyle w:val="CommentReference"/>
        </w:rPr>
        <w:annotationRef/>
      </w:r>
      <w:r>
        <w:rPr>
          <w:sz w:val="20"/>
          <w:szCs w:val="20"/>
        </w:rPr>
        <w:t>A prospective multicenter study cannot evaluate the role of adjuvant RT, only the use of adjuvant RT.   What we really need is a prospective multicenter study to more clearly define the natural history of LR in MCC.  We believe that our study has set some of the standards for such a dataset, standards that have heretofore been largely absent from the literature.  We actively implore others to do what we have done to see if our results can be replicated!</w:t>
      </w:r>
    </w:p>
  </w:comment>
  <w:comment w:id="80" w:author="Daniel Coit" w:date="2026-06-23T11:07:00Z" w:initials="DC">
    <w:p w14:paraId="40D56419" w14:textId="77777777" w:rsidR="007A433B" w:rsidRDefault="007A433B" w:rsidP="007A433B">
      <w:r>
        <w:rPr>
          <w:rStyle w:val="CommentReference"/>
        </w:rPr>
        <w:annotationRef/>
      </w:r>
      <w:r>
        <w:rPr>
          <w:sz w:val="20"/>
          <w:szCs w:val="20"/>
        </w:rPr>
        <w:t>This is completely possible.  Shishir Mathiel from Emory organized numerous multicenter datatsets around a broad variety of cancer topics, with pre-specified variables, equitable academic credit, and numerous high-impact publications.</w:t>
      </w:r>
    </w:p>
  </w:comment>
  <w:comment w:id="81" w:author="Daniel Coit" w:date="2026-06-23T11:09:00Z" w:initials="DC">
    <w:p w14:paraId="3EFAE483" w14:textId="77777777" w:rsidR="007A433B" w:rsidRDefault="007A433B" w:rsidP="007A433B">
      <w:r>
        <w:rPr>
          <w:rStyle w:val="CommentReference"/>
        </w:rPr>
        <w:annotationRef/>
      </w:r>
      <w:r>
        <w:rPr>
          <w:sz w:val="20"/>
          <w:szCs w:val="20"/>
        </w:rPr>
        <w:t>Sounds good until you dig into the statistical assumptions and sample sizes necessary.  We are going to need another tool besides the blunt instrument of a PRCT..</w:t>
      </w:r>
    </w:p>
  </w:comment>
  <w:comment w:id="87" w:author="Daniel Coit" w:date="2026-06-23T11:15:00Z" w:initials="DC">
    <w:p w14:paraId="007DBDD0" w14:textId="77777777" w:rsidR="007A433B" w:rsidRDefault="007A433B" w:rsidP="007A433B">
      <w:r>
        <w:rPr>
          <w:rStyle w:val="CommentReference"/>
        </w:rPr>
        <w:annotationRef/>
      </w:r>
      <w:r>
        <w:rPr>
          <w:sz w:val="20"/>
          <w:szCs w:val="20"/>
        </w:rPr>
        <w:t>This absolute risk of LR needs to be more consistently agreed upon first, as it is so foundational to the DAG model.</w:t>
      </w:r>
    </w:p>
  </w:comment>
  <w:comment w:id="88" w:author="Daniel Coit" w:date="2026-06-23T11:20:00Z" w:initials="DC">
    <w:p w14:paraId="6053C2E9" w14:textId="77777777" w:rsidR="007A433B" w:rsidRDefault="007A433B" w:rsidP="007A433B">
      <w:r>
        <w:rPr>
          <w:rStyle w:val="CommentReference"/>
        </w:rPr>
        <w:annotationRef/>
      </w:r>
      <w:r>
        <w:rPr>
          <w:sz w:val="20"/>
          <w:szCs w:val="20"/>
        </w:rPr>
        <w:t>I don't think this is the fundamental question.  I think it is well-established that adjuvant RT quite effectively decreases LR.  That is not the question.  The question is rather the impact of adjuvant RT on other downstream events, especially if LR can be effectively managed in the subset who experience it, without exposing the majority of patients to treatment they cannot possible benefit from and will never need.</w:t>
      </w:r>
    </w:p>
  </w:comment>
  <w:comment w:id="89" w:author="Daniel Coit" w:date="2026-06-23T11:26:00Z" w:initials="DC">
    <w:p w14:paraId="38399854" w14:textId="77777777" w:rsidR="007A433B" w:rsidRDefault="007A433B" w:rsidP="007A433B">
      <w:r>
        <w:rPr>
          <w:rStyle w:val="CommentReference"/>
        </w:rPr>
        <w:annotationRef/>
      </w:r>
      <w:r>
        <w:rPr>
          <w:sz w:val="20"/>
          <w:szCs w:val="20"/>
        </w:rPr>
        <w:t>See my prior comment.  I think there is little disagreement about the effectiveness of RT.  The real issue is trying to model the adjuvant RT for all vs the model of therapeutic RT for the few who need it.  Can the Bayesian technique be constructed to address that question?</w:t>
      </w:r>
    </w:p>
  </w:comment>
  <w:comment w:id="90" w:author="Daniel Coit" w:date="2026-06-23T11:32:00Z" w:initials="DC">
    <w:p w14:paraId="45D4B0A7" w14:textId="77777777" w:rsidR="007A433B" w:rsidRDefault="007A433B" w:rsidP="007A433B">
      <w:r>
        <w:rPr>
          <w:rStyle w:val="CommentReference"/>
        </w:rPr>
        <w:annotationRef/>
      </w:r>
      <w:r>
        <w:rPr>
          <w:sz w:val="20"/>
          <w:szCs w:val="20"/>
        </w:rPr>
        <w:t xml:space="preserve">Given the demographics of MCC, and the very high proportion of deaths from competing risks, the DOD endpoint, lacking in all administrative database studies and many retrospective studies, is really critical. </w:t>
      </w:r>
    </w:p>
  </w:comment>
  <w:comment w:id="93" w:author="Daniel Coit" w:date="2026-06-23T11:37:00Z" w:initials="DC">
    <w:p w14:paraId="75AD1BF8" w14:textId="77777777" w:rsidR="007A433B" w:rsidRDefault="007A433B" w:rsidP="007A433B">
      <w:r>
        <w:rPr>
          <w:rStyle w:val="CommentReference"/>
        </w:rPr>
        <w:annotationRef/>
      </w:r>
      <w:r>
        <w:rPr>
          <w:sz w:val="20"/>
          <w:szCs w:val="20"/>
        </w:rPr>
        <w:t>The further design challenge lies in Principle #4 of any adjuvant therapy decision.  When adjuvant therapy improves RFS but has no impact on DSS, the implication is that salvage therapy is effective, and can be administered only to those who will need it, rather than to all patients.  There are a lot of adjuvant systemic treatments that have been approved for their impact on RFS (immunotherapy for melanoma, TKI for GIST), despite no demonstrated impact on DSS or OS.  I see this as a real challenge in clinical decision making.</w:t>
      </w:r>
    </w:p>
  </w:comment>
  <w:comment w:id="94" w:author="Daniel Coit" w:date="2026-06-23T11:38:00Z" w:initials="DC">
    <w:p w14:paraId="2544AF39" w14:textId="77777777" w:rsidR="007A433B" w:rsidRDefault="007A433B" w:rsidP="007A433B">
      <w:r>
        <w:rPr>
          <w:rStyle w:val="CommentReference"/>
        </w:rPr>
        <w:annotationRef/>
      </w:r>
      <w:r>
        <w:rPr>
          <w:sz w:val="20"/>
          <w:szCs w:val="20"/>
        </w:rPr>
        <w:t>Completely agree, though a VERY expensive way to get these data!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3A44F5D" w15:done="0"/>
  <w15:commentEx w15:paraId="576AFD34" w15:done="0"/>
  <w15:commentEx w15:paraId="2602BD53" w15:done="0"/>
  <w15:commentEx w15:paraId="6CDF6C77" w15:done="0"/>
  <w15:commentEx w15:paraId="1DE22CF9" w15:done="0"/>
  <w15:commentEx w15:paraId="731B5019" w15:done="0"/>
  <w15:commentEx w15:paraId="71D2043A" w15:done="0"/>
  <w15:commentEx w15:paraId="5FD48938" w15:done="0"/>
  <w15:commentEx w15:paraId="195769C4" w15:done="0"/>
  <w15:commentEx w15:paraId="63B1F3C3" w15:done="0"/>
  <w15:commentEx w15:paraId="7B01239F" w15:done="0"/>
  <w15:commentEx w15:paraId="3982C730" w15:done="0"/>
  <w15:commentEx w15:paraId="2401B618" w15:done="0"/>
  <w15:commentEx w15:paraId="40D56419" w15:done="0"/>
  <w15:commentEx w15:paraId="3EFAE483" w15:done="0"/>
  <w15:commentEx w15:paraId="007DBDD0" w15:done="0"/>
  <w15:commentEx w15:paraId="6053C2E9" w15:done="0"/>
  <w15:commentEx w15:paraId="38399854" w15:done="0"/>
  <w15:commentEx w15:paraId="45D4B0A7" w15:done="0"/>
  <w15:commentEx w15:paraId="75AD1BF8" w15:done="0"/>
  <w15:commentEx w15:paraId="2544AF3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861DE14" w16cex:dateUtc="2026-06-15T15:42:00Z"/>
  <w16cex:commentExtensible w16cex:durableId="6AC4B148" w16cex:dateUtc="2026-06-15T15:44:00Z"/>
  <w16cex:commentExtensible w16cex:durableId="0B8C01E6" w16cex:dateUtc="2026-06-15T15:44:00Z"/>
  <w16cex:commentExtensible w16cex:durableId="6A5256A9" w16cex:dateUtc="2026-06-22T13:55:00Z"/>
  <w16cex:commentExtensible w16cex:durableId="3088F369" w16cex:dateUtc="2026-06-15T16:29:00Z"/>
  <w16cex:commentExtensible w16cex:durableId="31731DC5" w16cex:dateUtc="2026-06-23T14:07:00Z"/>
  <w16cex:commentExtensible w16cex:durableId="753251C8" w16cex:dateUtc="2026-06-23T14:13:00Z"/>
  <w16cex:commentExtensible w16cex:durableId="0C4DF0EE" w16cex:dateUtc="2026-06-23T14:14:00Z"/>
  <w16cex:commentExtensible w16cex:durableId="3F531341" w16cex:dateUtc="2026-06-23T14:21:00Z"/>
  <w16cex:commentExtensible w16cex:durableId="6EE300A9" w16cex:dateUtc="2026-06-23T14:34:00Z"/>
  <w16cex:commentExtensible w16cex:durableId="568FDC8F" w16cex:dateUtc="2026-06-23T14:50:00Z"/>
  <w16cex:commentExtensible w16cex:durableId="3A5EF7C4" w16cex:dateUtc="2026-06-23T14:55:00Z"/>
  <w16cex:commentExtensible w16cex:durableId="4426E6A7" w16cex:dateUtc="2026-06-23T15:03:00Z"/>
  <w16cex:commentExtensible w16cex:durableId="0E3A95D5" w16cex:dateUtc="2026-06-23T15:07:00Z"/>
  <w16cex:commentExtensible w16cex:durableId="5ED06DE0" w16cex:dateUtc="2026-06-23T15:09:00Z"/>
  <w16cex:commentExtensible w16cex:durableId="624A83F6" w16cex:dateUtc="2026-06-23T15:15:00Z"/>
  <w16cex:commentExtensible w16cex:durableId="0A94643E" w16cex:dateUtc="2026-06-23T15:20:00Z"/>
  <w16cex:commentExtensible w16cex:durableId="0A60362A" w16cex:dateUtc="2026-06-23T15:26:00Z"/>
  <w16cex:commentExtensible w16cex:durableId="0F9F589C" w16cex:dateUtc="2026-06-23T15:32:00Z"/>
  <w16cex:commentExtensible w16cex:durableId="05152871" w16cex:dateUtc="2026-06-23T15:37:00Z"/>
  <w16cex:commentExtensible w16cex:durableId="134C923C" w16cex:dateUtc="2026-06-23T15: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3A44F5D" w16cid:durableId="0861DE14"/>
  <w16cid:commentId w16cid:paraId="576AFD34" w16cid:durableId="6AC4B148"/>
  <w16cid:commentId w16cid:paraId="2602BD53" w16cid:durableId="0B8C01E6"/>
  <w16cid:commentId w16cid:paraId="6CDF6C77" w16cid:durableId="6A5256A9"/>
  <w16cid:commentId w16cid:paraId="1DE22CF9" w16cid:durableId="3088F369"/>
  <w16cid:commentId w16cid:paraId="731B5019" w16cid:durableId="31731DC5"/>
  <w16cid:commentId w16cid:paraId="71D2043A" w16cid:durableId="753251C8"/>
  <w16cid:commentId w16cid:paraId="5FD48938" w16cid:durableId="0C4DF0EE"/>
  <w16cid:commentId w16cid:paraId="195769C4" w16cid:durableId="3F531341"/>
  <w16cid:commentId w16cid:paraId="63B1F3C3" w16cid:durableId="6EE300A9"/>
  <w16cid:commentId w16cid:paraId="7B01239F" w16cid:durableId="568FDC8F"/>
  <w16cid:commentId w16cid:paraId="3982C730" w16cid:durableId="3A5EF7C4"/>
  <w16cid:commentId w16cid:paraId="2401B618" w16cid:durableId="4426E6A7"/>
  <w16cid:commentId w16cid:paraId="40D56419" w16cid:durableId="0E3A95D5"/>
  <w16cid:commentId w16cid:paraId="3EFAE483" w16cid:durableId="5ED06DE0"/>
  <w16cid:commentId w16cid:paraId="007DBDD0" w16cid:durableId="624A83F6"/>
  <w16cid:commentId w16cid:paraId="6053C2E9" w16cid:durableId="0A94643E"/>
  <w16cid:commentId w16cid:paraId="38399854" w16cid:durableId="0A60362A"/>
  <w16cid:commentId w16cid:paraId="45D4B0A7" w16cid:durableId="0F9F589C"/>
  <w16cid:commentId w16cid:paraId="75AD1BF8" w16cid:durableId="05152871"/>
  <w16cid:commentId w16cid:paraId="2544AF39" w16cid:durableId="134C923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aniel Coit">
    <w15:presenceInfo w15:providerId="Windows Live" w15:userId="bd980fb40679ada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hideSpellingErrors/>
  <w:hideGrammaticalErrors/>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B92"/>
    <w:rsid w:val="00001341"/>
    <w:rsid w:val="000064FB"/>
    <w:rsid w:val="00007490"/>
    <w:rsid w:val="00011DA7"/>
    <w:rsid w:val="000214AC"/>
    <w:rsid w:val="000230F2"/>
    <w:rsid w:val="00023F03"/>
    <w:rsid w:val="00023F27"/>
    <w:rsid w:val="00033EF1"/>
    <w:rsid w:val="000378E3"/>
    <w:rsid w:val="00040059"/>
    <w:rsid w:val="00043ED2"/>
    <w:rsid w:val="00046E34"/>
    <w:rsid w:val="0005109D"/>
    <w:rsid w:val="00051FCE"/>
    <w:rsid w:val="00052BC6"/>
    <w:rsid w:val="0005341D"/>
    <w:rsid w:val="00055D06"/>
    <w:rsid w:val="0006231E"/>
    <w:rsid w:val="00063218"/>
    <w:rsid w:val="00064AA5"/>
    <w:rsid w:val="0007085A"/>
    <w:rsid w:val="00071C5B"/>
    <w:rsid w:val="00073A86"/>
    <w:rsid w:val="00074472"/>
    <w:rsid w:val="00076F16"/>
    <w:rsid w:val="00080E27"/>
    <w:rsid w:val="0008211C"/>
    <w:rsid w:val="00082543"/>
    <w:rsid w:val="00090098"/>
    <w:rsid w:val="0009010C"/>
    <w:rsid w:val="00090BE1"/>
    <w:rsid w:val="00093E6E"/>
    <w:rsid w:val="00094741"/>
    <w:rsid w:val="00096000"/>
    <w:rsid w:val="000964E7"/>
    <w:rsid w:val="000A0C95"/>
    <w:rsid w:val="000A15C6"/>
    <w:rsid w:val="000A3C25"/>
    <w:rsid w:val="000B137E"/>
    <w:rsid w:val="000B1955"/>
    <w:rsid w:val="000B77F6"/>
    <w:rsid w:val="000C1BD7"/>
    <w:rsid w:val="000C4206"/>
    <w:rsid w:val="000C60CC"/>
    <w:rsid w:val="000C797A"/>
    <w:rsid w:val="000D4AB6"/>
    <w:rsid w:val="000E1AD1"/>
    <w:rsid w:val="000F5D62"/>
    <w:rsid w:val="000F6F37"/>
    <w:rsid w:val="00100C0E"/>
    <w:rsid w:val="001055CC"/>
    <w:rsid w:val="00105D10"/>
    <w:rsid w:val="00115D0A"/>
    <w:rsid w:val="00116C73"/>
    <w:rsid w:val="001234C1"/>
    <w:rsid w:val="00123B6C"/>
    <w:rsid w:val="00124295"/>
    <w:rsid w:val="00124C4E"/>
    <w:rsid w:val="00130E44"/>
    <w:rsid w:val="001329F4"/>
    <w:rsid w:val="00135CED"/>
    <w:rsid w:val="001366AC"/>
    <w:rsid w:val="00136B1C"/>
    <w:rsid w:val="00137F2F"/>
    <w:rsid w:val="00140DE9"/>
    <w:rsid w:val="00142D53"/>
    <w:rsid w:val="00146444"/>
    <w:rsid w:val="00151739"/>
    <w:rsid w:val="001538BB"/>
    <w:rsid w:val="001544BD"/>
    <w:rsid w:val="00157628"/>
    <w:rsid w:val="00157E54"/>
    <w:rsid w:val="0016062A"/>
    <w:rsid w:val="00161E77"/>
    <w:rsid w:val="00165E23"/>
    <w:rsid w:val="00171707"/>
    <w:rsid w:val="00171897"/>
    <w:rsid w:val="00175246"/>
    <w:rsid w:val="0017638F"/>
    <w:rsid w:val="00181482"/>
    <w:rsid w:val="00182DF7"/>
    <w:rsid w:val="001A133D"/>
    <w:rsid w:val="001A681B"/>
    <w:rsid w:val="001B003E"/>
    <w:rsid w:val="001B2215"/>
    <w:rsid w:val="001B2A89"/>
    <w:rsid w:val="001B36AD"/>
    <w:rsid w:val="001B37A3"/>
    <w:rsid w:val="001B43D8"/>
    <w:rsid w:val="001B5EE4"/>
    <w:rsid w:val="001C2588"/>
    <w:rsid w:val="001C49BD"/>
    <w:rsid w:val="001C75C1"/>
    <w:rsid w:val="001D1A3A"/>
    <w:rsid w:val="001D23B2"/>
    <w:rsid w:val="001D296E"/>
    <w:rsid w:val="001D35C3"/>
    <w:rsid w:val="001D5CFC"/>
    <w:rsid w:val="001D757A"/>
    <w:rsid w:val="001E18A8"/>
    <w:rsid w:val="001E3DB2"/>
    <w:rsid w:val="001E5599"/>
    <w:rsid w:val="001F2060"/>
    <w:rsid w:val="00200F9A"/>
    <w:rsid w:val="00204C25"/>
    <w:rsid w:val="00207956"/>
    <w:rsid w:val="002174A1"/>
    <w:rsid w:val="002223C6"/>
    <w:rsid w:val="002279AA"/>
    <w:rsid w:val="00231405"/>
    <w:rsid w:val="00231BCE"/>
    <w:rsid w:val="00232655"/>
    <w:rsid w:val="00236163"/>
    <w:rsid w:val="002367E6"/>
    <w:rsid w:val="002379C7"/>
    <w:rsid w:val="00244E33"/>
    <w:rsid w:val="002476FD"/>
    <w:rsid w:val="002505B5"/>
    <w:rsid w:val="0025524A"/>
    <w:rsid w:val="00255DC4"/>
    <w:rsid w:val="0026313E"/>
    <w:rsid w:val="00263B41"/>
    <w:rsid w:val="00270A54"/>
    <w:rsid w:val="00275496"/>
    <w:rsid w:val="00276D8C"/>
    <w:rsid w:val="00281471"/>
    <w:rsid w:val="00281D13"/>
    <w:rsid w:val="002861D6"/>
    <w:rsid w:val="00286A0D"/>
    <w:rsid w:val="00290C1F"/>
    <w:rsid w:val="00294677"/>
    <w:rsid w:val="002A7FB4"/>
    <w:rsid w:val="002B147A"/>
    <w:rsid w:val="002B4153"/>
    <w:rsid w:val="002B4566"/>
    <w:rsid w:val="002B46F1"/>
    <w:rsid w:val="002B5669"/>
    <w:rsid w:val="002C2195"/>
    <w:rsid w:val="002C3E4A"/>
    <w:rsid w:val="002D1A00"/>
    <w:rsid w:val="002D2B6F"/>
    <w:rsid w:val="002D5336"/>
    <w:rsid w:val="002E2DD2"/>
    <w:rsid w:val="002E30B7"/>
    <w:rsid w:val="002E35C3"/>
    <w:rsid w:val="002E3DF3"/>
    <w:rsid w:val="002E7844"/>
    <w:rsid w:val="002F1423"/>
    <w:rsid w:val="002F2D34"/>
    <w:rsid w:val="002F48ED"/>
    <w:rsid w:val="002F5484"/>
    <w:rsid w:val="002F5C67"/>
    <w:rsid w:val="00300063"/>
    <w:rsid w:val="00304B4A"/>
    <w:rsid w:val="0030647F"/>
    <w:rsid w:val="00313862"/>
    <w:rsid w:val="003144B4"/>
    <w:rsid w:val="00315431"/>
    <w:rsid w:val="003240E8"/>
    <w:rsid w:val="00326875"/>
    <w:rsid w:val="003324D9"/>
    <w:rsid w:val="0033756B"/>
    <w:rsid w:val="0034153E"/>
    <w:rsid w:val="003467AB"/>
    <w:rsid w:val="00354072"/>
    <w:rsid w:val="00355ED9"/>
    <w:rsid w:val="00361074"/>
    <w:rsid w:val="0036537A"/>
    <w:rsid w:val="00365CC6"/>
    <w:rsid w:val="00372331"/>
    <w:rsid w:val="00386DE4"/>
    <w:rsid w:val="00390657"/>
    <w:rsid w:val="0039410B"/>
    <w:rsid w:val="003961AB"/>
    <w:rsid w:val="003A6F94"/>
    <w:rsid w:val="003B0D0B"/>
    <w:rsid w:val="003B1EF4"/>
    <w:rsid w:val="003B443D"/>
    <w:rsid w:val="003B51BC"/>
    <w:rsid w:val="003B5F1D"/>
    <w:rsid w:val="003C7054"/>
    <w:rsid w:val="003D24F4"/>
    <w:rsid w:val="003D46DD"/>
    <w:rsid w:val="003D4C07"/>
    <w:rsid w:val="003E1450"/>
    <w:rsid w:val="003E23FF"/>
    <w:rsid w:val="003E3E4F"/>
    <w:rsid w:val="003E743B"/>
    <w:rsid w:val="003F067D"/>
    <w:rsid w:val="003F1B09"/>
    <w:rsid w:val="003F3E00"/>
    <w:rsid w:val="003F4560"/>
    <w:rsid w:val="003F6E25"/>
    <w:rsid w:val="0040307F"/>
    <w:rsid w:val="0040531C"/>
    <w:rsid w:val="004071CB"/>
    <w:rsid w:val="00407A87"/>
    <w:rsid w:val="00407FF4"/>
    <w:rsid w:val="00410422"/>
    <w:rsid w:val="0041485A"/>
    <w:rsid w:val="004155B1"/>
    <w:rsid w:val="0042301E"/>
    <w:rsid w:val="00423398"/>
    <w:rsid w:val="00423BFE"/>
    <w:rsid w:val="00423C95"/>
    <w:rsid w:val="00424320"/>
    <w:rsid w:val="0042469C"/>
    <w:rsid w:val="00424E90"/>
    <w:rsid w:val="004266D1"/>
    <w:rsid w:val="0042768B"/>
    <w:rsid w:val="00427BE8"/>
    <w:rsid w:val="00431B5B"/>
    <w:rsid w:val="004350E4"/>
    <w:rsid w:val="00435500"/>
    <w:rsid w:val="00440B7E"/>
    <w:rsid w:val="00441D08"/>
    <w:rsid w:val="0044359A"/>
    <w:rsid w:val="0044616D"/>
    <w:rsid w:val="00446894"/>
    <w:rsid w:val="00450723"/>
    <w:rsid w:val="004522C3"/>
    <w:rsid w:val="004540A5"/>
    <w:rsid w:val="00454659"/>
    <w:rsid w:val="004568EF"/>
    <w:rsid w:val="00457D60"/>
    <w:rsid w:val="00463385"/>
    <w:rsid w:val="00470B8D"/>
    <w:rsid w:val="004751AB"/>
    <w:rsid w:val="00477DA9"/>
    <w:rsid w:val="00486E2B"/>
    <w:rsid w:val="004917B0"/>
    <w:rsid w:val="004937D4"/>
    <w:rsid w:val="00496A4A"/>
    <w:rsid w:val="004A5EF0"/>
    <w:rsid w:val="004B5246"/>
    <w:rsid w:val="004B6C83"/>
    <w:rsid w:val="004C1365"/>
    <w:rsid w:val="004D0747"/>
    <w:rsid w:val="004D40EF"/>
    <w:rsid w:val="004D4562"/>
    <w:rsid w:val="004D72FE"/>
    <w:rsid w:val="004D7B09"/>
    <w:rsid w:val="004E0A39"/>
    <w:rsid w:val="004E1FA4"/>
    <w:rsid w:val="004E3112"/>
    <w:rsid w:val="004E4768"/>
    <w:rsid w:val="0050404A"/>
    <w:rsid w:val="00505DCC"/>
    <w:rsid w:val="005064FD"/>
    <w:rsid w:val="00507B97"/>
    <w:rsid w:val="005109A9"/>
    <w:rsid w:val="00511054"/>
    <w:rsid w:val="00512072"/>
    <w:rsid w:val="00513A96"/>
    <w:rsid w:val="00516514"/>
    <w:rsid w:val="00520B94"/>
    <w:rsid w:val="00523D90"/>
    <w:rsid w:val="00523D9A"/>
    <w:rsid w:val="00530B2B"/>
    <w:rsid w:val="0053182E"/>
    <w:rsid w:val="005326B4"/>
    <w:rsid w:val="00533CAB"/>
    <w:rsid w:val="00534EC3"/>
    <w:rsid w:val="00543792"/>
    <w:rsid w:val="00551E73"/>
    <w:rsid w:val="00553D20"/>
    <w:rsid w:val="00556D1B"/>
    <w:rsid w:val="00561567"/>
    <w:rsid w:val="005617DD"/>
    <w:rsid w:val="00562175"/>
    <w:rsid w:val="0056730C"/>
    <w:rsid w:val="0057183D"/>
    <w:rsid w:val="00575006"/>
    <w:rsid w:val="005758D1"/>
    <w:rsid w:val="00576FC6"/>
    <w:rsid w:val="005837D2"/>
    <w:rsid w:val="00586C3B"/>
    <w:rsid w:val="005905BD"/>
    <w:rsid w:val="0059224D"/>
    <w:rsid w:val="00592E45"/>
    <w:rsid w:val="005959DE"/>
    <w:rsid w:val="00595F74"/>
    <w:rsid w:val="005A197C"/>
    <w:rsid w:val="005A2C10"/>
    <w:rsid w:val="005A77E8"/>
    <w:rsid w:val="005B379E"/>
    <w:rsid w:val="005B4CE1"/>
    <w:rsid w:val="005B526F"/>
    <w:rsid w:val="005B608F"/>
    <w:rsid w:val="005B63BD"/>
    <w:rsid w:val="005B7E15"/>
    <w:rsid w:val="005C106F"/>
    <w:rsid w:val="005C2C18"/>
    <w:rsid w:val="005C42B3"/>
    <w:rsid w:val="005C5FF3"/>
    <w:rsid w:val="005C6C17"/>
    <w:rsid w:val="005D05D1"/>
    <w:rsid w:val="005D15F1"/>
    <w:rsid w:val="005D17FB"/>
    <w:rsid w:val="005D3874"/>
    <w:rsid w:val="005D7245"/>
    <w:rsid w:val="005D74B6"/>
    <w:rsid w:val="005E2BE0"/>
    <w:rsid w:val="005E480A"/>
    <w:rsid w:val="005E4935"/>
    <w:rsid w:val="005E591B"/>
    <w:rsid w:val="005F795B"/>
    <w:rsid w:val="00603416"/>
    <w:rsid w:val="0060698B"/>
    <w:rsid w:val="00606E65"/>
    <w:rsid w:val="00610223"/>
    <w:rsid w:val="00612B0D"/>
    <w:rsid w:val="00612D33"/>
    <w:rsid w:val="00617937"/>
    <w:rsid w:val="006204FF"/>
    <w:rsid w:val="0062161A"/>
    <w:rsid w:val="006248DC"/>
    <w:rsid w:val="00632E4C"/>
    <w:rsid w:val="00633BE2"/>
    <w:rsid w:val="00634382"/>
    <w:rsid w:val="00636DA7"/>
    <w:rsid w:val="006409EC"/>
    <w:rsid w:val="0064506F"/>
    <w:rsid w:val="00645202"/>
    <w:rsid w:val="00645ABE"/>
    <w:rsid w:val="0064780F"/>
    <w:rsid w:val="00647B04"/>
    <w:rsid w:val="006518F5"/>
    <w:rsid w:val="00656A2F"/>
    <w:rsid w:val="00657183"/>
    <w:rsid w:val="006601C6"/>
    <w:rsid w:val="00662DA3"/>
    <w:rsid w:val="00662E9F"/>
    <w:rsid w:val="0066606E"/>
    <w:rsid w:val="00666A29"/>
    <w:rsid w:val="006705F8"/>
    <w:rsid w:val="006717ED"/>
    <w:rsid w:val="00673BD7"/>
    <w:rsid w:val="00674844"/>
    <w:rsid w:val="00681D09"/>
    <w:rsid w:val="00683D12"/>
    <w:rsid w:val="00687074"/>
    <w:rsid w:val="00696FDE"/>
    <w:rsid w:val="00697373"/>
    <w:rsid w:val="006A0397"/>
    <w:rsid w:val="006A43B4"/>
    <w:rsid w:val="006A4EE8"/>
    <w:rsid w:val="006A69E1"/>
    <w:rsid w:val="006A7E29"/>
    <w:rsid w:val="006B58E4"/>
    <w:rsid w:val="006B6F1E"/>
    <w:rsid w:val="006C7074"/>
    <w:rsid w:val="006D0007"/>
    <w:rsid w:val="006D0309"/>
    <w:rsid w:val="006D16F2"/>
    <w:rsid w:val="006D2730"/>
    <w:rsid w:val="006D360A"/>
    <w:rsid w:val="006D4846"/>
    <w:rsid w:val="006D5980"/>
    <w:rsid w:val="006D6D8A"/>
    <w:rsid w:val="006D7B5B"/>
    <w:rsid w:val="006D7EAF"/>
    <w:rsid w:val="006E1B73"/>
    <w:rsid w:val="006E35ED"/>
    <w:rsid w:val="006E4218"/>
    <w:rsid w:val="006E671B"/>
    <w:rsid w:val="006F16F1"/>
    <w:rsid w:val="006F1EB9"/>
    <w:rsid w:val="006F2668"/>
    <w:rsid w:val="006F66E0"/>
    <w:rsid w:val="006F76FE"/>
    <w:rsid w:val="00701F2F"/>
    <w:rsid w:val="007024A0"/>
    <w:rsid w:val="00704C89"/>
    <w:rsid w:val="00705238"/>
    <w:rsid w:val="007055F8"/>
    <w:rsid w:val="0070663D"/>
    <w:rsid w:val="00707F6F"/>
    <w:rsid w:val="0071233C"/>
    <w:rsid w:val="00714E09"/>
    <w:rsid w:val="007154AB"/>
    <w:rsid w:val="0072101C"/>
    <w:rsid w:val="00723E22"/>
    <w:rsid w:val="007248CF"/>
    <w:rsid w:val="007258BD"/>
    <w:rsid w:val="00735731"/>
    <w:rsid w:val="007361FE"/>
    <w:rsid w:val="0074256F"/>
    <w:rsid w:val="007570E8"/>
    <w:rsid w:val="00761420"/>
    <w:rsid w:val="00761485"/>
    <w:rsid w:val="007620BF"/>
    <w:rsid w:val="00762616"/>
    <w:rsid w:val="00763B92"/>
    <w:rsid w:val="00767CFB"/>
    <w:rsid w:val="00771528"/>
    <w:rsid w:val="00772544"/>
    <w:rsid w:val="00773156"/>
    <w:rsid w:val="00775EC0"/>
    <w:rsid w:val="00786EBD"/>
    <w:rsid w:val="00790D17"/>
    <w:rsid w:val="00792567"/>
    <w:rsid w:val="007A162A"/>
    <w:rsid w:val="007A433B"/>
    <w:rsid w:val="007A6EC3"/>
    <w:rsid w:val="007B3B3C"/>
    <w:rsid w:val="007B6672"/>
    <w:rsid w:val="007C0446"/>
    <w:rsid w:val="007C09F1"/>
    <w:rsid w:val="007C22F0"/>
    <w:rsid w:val="007C46C3"/>
    <w:rsid w:val="007D069B"/>
    <w:rsid w:val="007D4B8C"/>
    <w:rsid w:val="007D71D0"/>
    <w:rsid w:val="007E0DFC"/>
    <w:rsid w:val="007E51A8"/>
    <w:rsid w:val="007F1DDB"/>
    <w:rsid w:val="007F4C45"/>
    <w:rsid w:val="007F6F44"/>
    <w:rsid w:val="00800547"/>
    <w:rsid w:val="00801CEA"/>
    <w:rsid w:val="00804AB6"/>
    <w:rsid w:val="00806EE2"/>
    <w:rsid w:val="0081006D"/>
    <w:rsid w:val="008107D2"/>
    <w:rsid w:val="00812218"/>
    <w:rsid w:val="00820FD0"/>
    <w:rsid w:val="008257AC"/>
    <w:rsid w:val="00827D10"/>
    <w:rsid w:val="00831FA9"/>
    <w:rsid w:val="00832E1C"/>
    <w:rsid w:val="008337E5"/>
    <w:rsid w:val="008406EC"/>
    <w:rsid w:val="00841F48"/>
    <w:rsid w:val="00842B5D"/>
    <w:rsid w:val="00852318"/>
    <w:rsid w:val="00852E5C"/>
    <w:rsid w:val="00854EBA"/>
    <w:rsid w:val="00861015"/>
    <w:rsid w:val="00861BE9"/>
    <w:rsid w:val="00864E4B"/>
    <w:rsid w:val="008667D1"/>
    <w:rsid w:val="00867C14"/>
    <w:rsid w:val="00873263"/>
    <w:rsid w:val="00880A24"/>
    <w:rsid w:val="00880C88"/>
    <w:rsid w:val="00883A71"/>
    <w:rsid w:val="00884212"/>
    <w:rsid w:val="0088451C"/>
    <w:rsid w:val="00894A10"/>
    <w:rsid w:val="0089540F"/>
    <w:rsid w:val="00897C65"/>
    <w:rsid w:val="008A1EDC"/>
    <w:rsid w:val="008A3D5E"/>
    <w:rsid w:val="008A47AB"/>
    <w:rsid w:val="008A793F"/>
    <w:rsid w:val="008A7DAE"/>
    <w:rsid w:val="008C1995"/>
    <w:rsid w:val="008C38B8"/>
    <w:rsid w:val="008D37B4"/>
    <w:rsid w:val="008D3AD7"/>
    <w:rsid w:val="008E1E9F"/>
    <w:rsid w:val="008F0122"/>
    <w:rsid w:val="008F07FA"/>
    <w:rsid w:val="008F0A27"/>
    <w:rsid w:val="008F15B7"/>
    <w:rsid w:val="008F3EE2"/>
    <w:rsid w:val="008F4A31"/>
    <w:rsid w:val="00900DF2"/>
    <w:rsid w:val="00903052"/>
    <w:rsid w:val="00903F40"/>
    <w:rsid w:val="00911E10"/>
    <w:rsid w:val="00914AEC"/>
    <w:rsid w:val="00916A00"/>
    <w:rsid w:val="00922AD2"/>
    <w:rsid w:val="0093051C"/>
    <w:rsid w:val="00933069"/>
    <w:rsid w:val="00941B18"/>
    <w:rsid w:val="00943D91"/>
    <w:rsid w:val="009444BA"/>
    <w:rsid w:val="00945842"/>
    <w:rsid w:val="00946C08"/>
    <w:rsid w:val="00952C89"/>
    <w:rsid w:val="0095380D"/>
    <w:rsid w:val="00953BDA"/>
    <w:rsid w:val="00954492"/>
    <w:rsid w:val="00961AAC"/>
    <w:rsid w:val="00962396"/>
    <w:rsid w:val="00962AAD"/>
    <w:rsid w:val="0096396F"/>
    <w:rsid w:val="00963CC9"/>
    <w:rsid w:val="0096770B"/>
    <w:rsid w:val="00970F7E"/>
    <w:rsid w:val="009714FC"/>
    <w:rsid w:val="00972C21"/>
    <w:rsid w:val="00974031"/>
    <w:rsid w:val="0097758A"/>
    <w:rsid w:val="0098096C"/>
    <w:rsid w:val="009849D9"/>
    <w:rsid w:val="00984C14"/>
    <w:rsid w:val="00987E91"/>
    <w:rsid w:val="009907E4"/>
    <w:rsid w:val="00994056"/>
    <w:rsid w:val="00996170"/>
    <w:rsid w:val="009971CB"/>
    <w:rsid w:val="009A3742"/>
    <w:rsid w:val="009A4A43"/>
    <w:rsid w:val="009B5EFB"/>
    <w:rsid w:val="009C09A6"/>
    <w:rsid w:val="009C0D46"/>
    <w:rsid w:val="009C1AE3"/>
    <w:rsid w:val="009C2230"/>
    <w:rsid w:val="009C2AB3"/>
    <w:rsid w:val="009C41E6"/>
    <w:rsid w:val="009C4305"/>
    <w:rsid w:val="009C5547"/>
    <w:rsid w:val="009C5758"/>
    <w:rsid w:val="009C6E95"/>
    <w:rsid w:val="009D622A"/>
    <w:rsid w:val="009D701A"/>
    <w:rsid w:val="009E38C1"/>
    <w:rsid w:val="009E4CA5"/>
    <w:rsid w:val="009E72D5"/>
    <w:rsid w:val="009F042A"/>
    <w:rsid w:val="009F1746"/>
    <w:rsid w:val="009F3972"/>
    <w:rsid w:val="009F521D"/>
    <w:rsid w:val="009F5ECF"/>
    <w:rsid w:val="009F7DC9"/>
    <w:rsid w:val="00A028EB"/>
    <w:rsid w:val="00A02A75"/>
    <w:rsid w:val="00A05170"/>
    <w:rsid w:val="00A062E9"/>
    <w:rsid w:val="00A10883"/>
    <w:rsid w:val="00A11F4C"/>
    <w:rsid w:val="00A169E4"/>
    <w:rsid w:val="00A1740B"/>
    <w:rsid w:val="00A30349"/>
    <w:rsid w:val="00A30506"/>
    <w:rsid w:val="00A35A9E"/>
    <w:rsid w:val="00A40A9E"/>
    <w:rsid w:val="00A40D01"/>
    <w:rsid w:val="00A46236"/>
    <w:rsid w:val="00A46B61"/>
    <w:rsid w:val="00A46E38"/>
    <w:rsid w:val="00A4761C"/>
    <w:rsid w:val="00A51B23"/>
    <w:rsid w:val="00A52DC7"/>
    <w:rsid w:val="00A5461A"/>
    <w:rsid w:val="00A55BAF"/>
    <w:rsid w:val="00A80B9A"/>
    <w:rsid w:val="00A86662"/>
    <w:rsid w:val="00A91040"/>
    <w:rsid w:val="00AA0904"/>
    <w:rsid w:val="00AA21A7"/>
    <w:rsid w:val="00AA53A5"/>
    <w:rsid w:val="00AA6EAF"/>
    <w:rsid w:val="00AB0321"/>
    <w:rsid w:val="00AB0BEB"/>
    <w:rsid w:val="00AB353D"/>
    <w:rsid w:val="00AB3CAE"/>
    <w:rsid w:val="00AC08E8"/>
    <w:rsid w:val="00AC6F86"/>
    <w:rsid w:val="00AD1358"/>
    <w:rsid w:val="00AD224D"/>
    <w:rsid w:val="00AD2BF8"/>
    <w:rsid w:val="00AD491E"/>
    <w:rsid w:val="00AD563D"/>
    <w:rsid w:val="00AD5E36"/>
    <w:rsid w:val="00AD70B6"/>
    <w:rsid w:val="00AD7247"/>
    <w:rsid w:val="00AE1302"/>
    <w:rsid w:val="00AE145F"/>
    <w:rsid w:val="00AE3BAC"/>
    <w:rsid w:val="00AF0FA1"/>
    <w:rsid w:val="00AF4088"/>
    <w:rsid w:val="00AF5616"/>
    <w:rsid w:val="00B1287E"/>
    <w:rsid w:val="00B14273"/>
    <w:rsid w:val="00B14BD6"/>
    <w:rsid w:val="00B16DBE"/>
    <w:rsid w:val="00B252A4"/>
    <w:rsid w:val="00B26821"/>
    <w:rsid w:val="00B302DC"/>
    <w:rsid w:val="00B310B5"/>
    <w:rsid w:val="00B31308"/>
    <w:rsid w:val="00B347B4"/>
    <w:rsid w:val="00B454E9"/>
    <w:rsid w:val="00B47919"/>
    <w:rsid w:val="00B54BB4"/>
    <w:rsid w:val="00B54CBD"/>
    <w:rsid w:val="00B56DC7"/>
    <w:rsid w:val="00B60D9B"/>
    <w:rsid w:val="00B62FAB"/>
    <w:rsid w:val="00B63188"/>
    <w:rsid w:val="00B674B3"/>
    <w:rsid w:val="00B77E94"/>
    <w:rsid w:val="00B8067C"/>
    <w:rsid w:val="00B8087D"/>
    <w:rsid w:val="00B8139C"/>
    <w:rsid w:val="00BA0D4D"/>
    <w:rsid w:val="00BA12A1"/>
    <w:rsid w:val="00BA15E3"/>
    <w:rsid w:val="00BA2623"/>
    <w:rsid w:val="00BA51EF"/>
    <w:rsid w:val="00BA7D04"/>
    <w:rsid w:val="00BB31F3"/>
    <w:rsid w:val="00BB372C"/>
    <w:rsid w:val="00BB3E74"/>
    <w:rsid w:val="00BB4488"/>
    <w:rsid w:val="00BC0A8D"/>
    <w:rsid w:val="00BC16DF"/>
    <w:rsid w:val="00BC2CF8"/>
    <w:rsid w:val="00BC56A6"/>
    <w:rsid w:val="00BC7D6F"/>
    <w:rsid w:val="00BD2C49"/>
    <w:rsid w:val="00BD3472"/>
    <w:rsid w:val="00BF6577"/>
    <w:rsid w:val="00C00775"/>
    <w:rsid w:val="00C011C1"/>
    <w:rsid w:val="00C03920"/>
    <w:rsid w:val="00C03B76"/>
    <w:rsid w:val="00C07AB6"/>
    <w:rsid w:val="00C133A9"/>
    <w:rsid w:val="00C13FC7"/>
    <w:rsid w:val="00C14073"/>
    <w:rsid w:val="00C14453"/>
    <w:rsid w:val="00C17780"/>
    <w:rsid w:val="00C20CFA"/>
    <w:rsid w:val="00C23540"/>
    <w:rsid w:val="00C25A45"/>
    <w:rsid w:val="00C302E0"/>
    <w:rsid w:val="00C303BD"/>
    <w:rsid w:val="00C36009"/>
    <w:rsid w:val="00C36F3B"/>
    <w:rsid w:val="00C37D65"/>
    <w:rsid w:val="00C37F35"/>
    <w:rsid w:val="00C37F60"/>
    <w:rsid w:val="00C40E55"/>
    <w:rsid w:val="00C44662"/>
    <w:rsid w:val="00C44EF3"/>
    <w:rsid w:val="00C45244"/>
    <w:rsid w:val="00C45753"/>
    <w:rsid w:val="00C513C3"/>
    <w:rsid w:val="00C514E8"/>
    <w:rsid w:val="00C51540"/>
    <w:rsid w:val="00C53AC5"/>
    <w:rsid w:val="00C558D6"/>
    <w:rsid w:val="00C57635"/>
    <w:rsid w:val="00C601EC"/>
    <w:rsid w:val="00C649A9"/>
    <w:rsid w:val="00C65113"/>
    <w:rsid w:val="00C74975"/>
    <w:rsid w:val="00C77C22"/>
    <w:rsid w:val="00C83128"/>
    <w:rsid w:val="00C83A50"/>
    <w:rsid w:val="00C8529F"/>
    <w:rsid w:val="00C852AA"/>
    <w:rsid w:val="00C91AB6"/>
    <w:rsid w:val="00C950C6"/>
    <w:rsid w:val="00C96428"/>
    <w:rsid w:val="00C97B1A"/>
    <w:rsid w:val="00CB0473"/>
    <w:rsid w:val="00CE05B9"/>
    <w:rsid w:val="00CE21F1"/>
    <w:rsid w:val="00CE2ADD"/>
    <w:rsid w:val="00CE2D7B"/>
    <w:rsid w:val="00CE7EBC"/>
    <w:rsid w:val="00CF3A29"/>
    <w:rsid w:val="00CF6695"/>
    <w:rsid w:val="00D10AB3"/>
    <w:rsid w:val="00D1130F"/>
    <w:rsid w:val="00D13383"/>
    <w:rsid w:val="00D14432"/>
    <w:rsid w:val="00D211FA"/>
    <w:rsid w:val="00D21B63"/>
    <w:rsid w:val="00D22AEC"/>
    <w:rsid w:val="00D242FD"/>
    <w:rsid w:val="00D30F6D"/>
    <w:rsid w:val="00D31569"/>
    <w:rsid w:val="00D32707"/>
    <w:rsid w:val="00D336A6"/>
    <w:rsid w:val="00D37BB5"/>
    <w:rsid w:val="00D40F1D"/>
    <w:rsid w:val="00D428AB"/>
    <w:rsid w:val="00D4514E"/>
    <w:rsid w:val="00D5048D"/>
    <w:rsid w:val="00D53F7B"/>
    <w:rsid w:val="00D6136B"/>
    <w:rsid w:val="00D618A8"/>
    <w:rsid w:val="00D706D7"/>
    <w:rsid w:val="00D70E44"/>
    <w:rsid w:val="00D71C11"/>
    <w:rsid w:val="00D83A37"/>
    <w:rsid w:val="00D85E1A"/>
    <w:rsid w:val="00D85E32"/>
    <w:rsid w:val="00D9105D"/>
    <w:rsid w:val="00D917A1"/>
    <w:rsid w:val="00D956FC"/>
    <w:rsid w:val="00D9621B"/>
    <w:rsid w:val="00DA072C"/>
    <w:rsid w:val="00DA0FD0"/>
    <w:rsid w:val="00DA3293"/>
    <w:rsid w:val="00DA560D"/>
    <w:rsid w:val="00DA75DC"/>
    <w:rsid w:val="00DA7E31"/>
    <w:rsid w:val="00DB33FE"/>
    <w:rsid w:val="00DB3D71"/>
    <w:rsid w:val="00DB58D6"/>
    <w:rsid w:val="00DB6AE7"/>
    <w:rsid w:val="00DC1D60"/>
    <w:rsid w:val="00DC1F57"/>
    <w:rsid w:val="00DD1A96"/>
    <w:rsid w:val="00DD2879"/>
    <w:rsid w:val="00DD2B51"/>
    <w:rsid w:val="00DD3260"/>
    <w:rsid w:val="00DD4339"/>
    <w:rsid w:val="00DD6174"/>
    <w:rsid w:val="00DD6370"/>
    <w:rsid w:val="00DE06D4"/>
    <w:rsid w:val="00DE1C3E"/>
    <w:rsid w:val="00DE5ECA"/>
    <w:rsid w:val="00DF0930"/>
    <w:rsid w:val="00DF0B7B"/>
    <w:rsid w:val="00DF2DB1"/>
    <w:rsid w:val="00DF45D6"/>
    <w:rsid w:val="00DF556D"/>
    <w:rsid w:val="00E0434B"/>
    <w:rsid w:val="00E04483"/>
    <w:rsid w:val="00E06083"/>
    <w:rsid w:val="00E063C8"/>
    <w:rsid w:val="00E06587"/>
    <w:rsid w:val="00E11381"/>
    <w:rsid w:val="00E12A0D"/>
    <w:rsid w:val="00E13D79"/>
    <w:rsid w:val="00E17A86"/>
    <w:rsid w:val="00E17D5A"/>
    <w:rsid w:val="00E23952"/>
    <w:rsid w:val="00E25532"/>
    <w:rsid w:val="00E25742"/>
    <w:rsid w:val="00E32BCB"/>
    <w:rsid w:val="00E36ED0"/>
    <w:rsid w:val="00E37147"/>
    <w:rsid w:val="00E41171"/>
    <w:rsid w:val="00E422EC"/>
    <w:rsid w:val="00E4347F"/>
    <w:rsid w:val="00E4609C"/>
    <w:rsid w:val="00E4793F"/>
    <w:rsid w:val="00E47DB9"/>
    <w:rsid w:val="00E517D3"/>
    <w:rsid w:val="00E53E98"/>
    <w:rsid w:val="00E5614C"/>
    <w:rsid w:val="00E56DE3"/>
    <w:rsid w:val="00E60448"/>
    <w:rsid w:val="00E6063A"/>
    <w:rsid w:val="00E619B1"/>
    <w:rsid w:val="00E61DB5"/>
    <w:rsid w:val="00E65D09"/>
    <w:rsid w:val="00E71065"/>
    <w:rsid w:val="00E75815"/>
    <w:rsid w:val="00E85F61"/>
    <w:rsid w:val="00E9157E"/>
    <w:rsid w:val="00EA0B6A"/>
    <w:rsid w:val="00EA6F26"/>
    <w:rsid w:val="00EB00F5"/>
    <w:rsid w:val="00EB2964"/>
    <w:rsid w:val="00EC0DA6"/>
    <w:rsid w:val="00EC1BC3"/>
    <w:rsid w:val="00EC1F76"/>
    <w:rsid w:val="00EC253B"/>
    <w:rsid w:val="00EC2B51"/>
    <w:rsid w:val="00ED0683"/>
    <w:rsid w:val="00ED1FBF"/>
    <w:rsid w:val="00ED46E3"/>
    <w:rsid w:val="00ED4818"/>
    <w:rsid w:val="00ED5686"/>
    <w:rsid w:val="00ED657C"/>
    <w:rsid w:val="00EE162C"/>
    <w:rsid w:val="00EE3557"/>
    <w:rsid w:val="00EE506F"/>
    <w:rsid w:val="00EF13AC"/>
    <w:rsid w:val="00EF3216"/>
    <w:rsid w:val="00EF3311"/>
    <w:rsid w:val="00EF3E6B"/>
    <w:rsid w:val="00EF4FAE"/>
    <w:rsid w:val="00EF56A2"/>
    <w:rsid w:val="00F01AEF"/>
    <w:rsid w:val="00F02283"/>
    <w:rsid w:val="00F03A0F"/>
    <w:rsid w:val="00F12533"/>
    <w:rsid w:val="00F14EEF"/>
    <w:rsid w:val="00F24B44"/>
    <w:rsid w:val="00F302D4"/>
    <w:rsid w:val="00F30A48"/>
    <w:rsid w:val="00F41625"/>
    <w:rsid w:val="00F442B8"/>
    <w:rsid w:val="00F44D07"/>
    <w:rsid w:val="00F47C5E"/>
    <w:rsid w:val="00F560DB"/>
    <w:rsid w:val="00F57F41"/>
    <w:rsid w:val="00F64AD3"/>
    <w:rsid w:val="00F65DD1"/>
    <w:rsid w:val="00F66925"/>
    <w:rsid w:val="00F67C70"/>
    <w:rsid w:val="00F730CA"/>
    <w:rsid w:val="00F73BBE"/>
    <w:rsid w:val="00F746B6"/>
    <w:rsid w:val="00F80432"/>
    <w:rsid w:val="00F8265A"/>
    <w:rsid w:val="00F85A18"/>
    <w:rsid w:val="00F87331"/>
    <w:rsid w:val="00F90329"/>
    <w:rsid w:val="00F90587"/>
    <w:rsid w:val="00F9236A"/>
    <w:rsid w:val="00F93B30"/>
    <w:rsid w:val="00FA2347"/>
    <w:rsid w:val="00FA4FE0"/>
    <w:rsid w:val="00FA554D"/>
    <w:rsid w:val="00FB0EC8"/>
    <w:rsid w:val="00FB17D9"/>
    <w:rsid w:val="00FB279F"/>
    <w:rsid w:val="00FB4896"/>
    <w:rsid w:val="00FB5A56"/>
    <w:rsid w:val="00FB754C"/>
    <w:rsid w:val="00FB7DBA"/>
    <w:rsid w:val="00FC48AF"/>
    <w:rsid w:val="00FD0D66"/>
    <w:rsid w:val="00FD3270"/>
    <w:rsid w:val="00FD5312"/>
    <w:rsid w:val="00FE0BA2"/>
    <w:rsid w:val="00FE1EFA"/>
    <w:rsid w:val="00FE282D"/>
    <w:rsid w:val="00FE3864"/>
    <w:rsid w:val="00FE5A9E"/>
    <w:rsid w:val="00FE6D8A"/>
    <w:rsid w:val="00FF2212"/>
    <w:rsid w:val="00FF46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5C8309"/>
  <w15:chartTrackingRefBased/>
  <w15:docId w15:val="{4FE96811-277E-1342-8F48-9C70BB381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3B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3B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autoRedefine/>
    <w:uiPriority w:val="9"/>
    <w:semiHidden/>
    <w:unhideWhenUsed/>
    <w:qFormat/>
    <w:rsid w:val="00ED46E3"/>
    <w:pPr>
      <w:keepNext/>
      <w:keepLines/>
      <w:outlineLvl w:val="2"/>
    </w:pPr>
    <w:rPr>
      <w:rFonts w:ascii="Cambria" w:eastAsiaTheme="majorEastAsia" w:hAnsi="Cambria" w:cstheme="majorBidi"/>
      <w:b/>
      <w:color w:val="000000" w:themeColor="text1"/>
      <w:u w:val="single"/>
    </w:rPr>
  </w:style>
  <w:style w:type="paragraph" w:styleId="Heading4">
    <w:name w:val="heading 4"/>
    <w:basedOn w:val="Normal"/>
    <w:next w:val="Normal"/>
    <w:link w:val="Heading4Char"/>
    <w:uiPriority w:val="9"/>
    <w:semiHidden/>
    <w:unhideWhenUsed/>
    <w:qFormat/>
    <w:rsid w:val="00763B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3B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3B9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3B9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3B9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3B9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ED46E3"/>
    <w:rPr>
      <w:rFonts w:ascii="Cambria" w:eastAsiaTheme="majorEastAsia" w:hAnsi="Cambria" w:cstheme="majorBidi"/>
      <w:b/>
      <w:color w:val="000000" w:themeColor="text1"/>
      <w:u w:val="single"/>
    </w:rPr>
  </w:style>
  <w:style w:type="paragraph" w:styleId="Revision">
    <w:name w:val="Revision"/>
    <w:hidden/>
    <w:uiPriority w:val="99"/>
    <w:semiHidden/>
    <w:rsid w:val="008D37B4"/>
  </w:style>
  <w:style w:type="paragraph" w:customStyle="1" w:styleId="Style3">
    <w:name w:val="Style3"/>
    <w:basedOn w:val="Normal"/>
    <w:autoRedefine/>
    <w:qFormat/>
    <w:rsid w:val="0070663D"/>
    <w:pPr>
      <w:spacing w:after="200"/>
      <w:jc w:val="center"/>
    </w:pPr>
    <w:rPr>
      <w:b/>
      <w:kern w:val="0"/>
      <w:sz w:val="36"/>
      <w14:ligatures w14:val="none"/>
    </w:rPr>
  </w:style>
  <w:style w:type="paragraph" w:customStyle="1" w:styleId="CustomTableText">
    <w:name w:val="Custom Table Text"/>
    <w:basedOn w:val="Normal"/>
    <w:qFormat/>
    <w:rsid w:val="00EC0DA6"/>
    <w:pPr>
      <w:spacing w:before="36" w:after="36"/>
    </w:pPr>
    <w:rPr>
      <w:kern w:val="0"/>
      <w:sz w:val="22"/>
      <w:szCs w:val="22"/>
      <w14:ligatures w14:val="none"/>
    </w:rPr>
  </w:style>
  <w:style w:type="character" w:customStyle="1" w:styleId="Heading1Char">
    <w:name w:val="Heading 1 Char"/>
    <w:basedOn w:val="DefaultParagraphFont"/>
    <w:link w:val="Heading1"/>
    <w:uiPriority w:val="9"/>
    <w:rsid w:val="00763B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3B92"/>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763B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3B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3B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3B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3B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3B92"/>
    <w:rPr>
      <w:rFonts w:eastAsiaTheme="majorEastAsia" w:cstheme="majorBidi"/>
      <w:color w:val="272727" w:themeColor="text1" w:themeTint="D8"/>
    </w:rPr>
  </w:style>
  <w:style w:type="paragraph" w:styleId="Title">
    <w:name w:val="Title"/>
    <w:basedOn w:val="Normal"/>
    <w:next w:val="Normal"/>
    <w:link w:val="TitleChar"/>
    <w:uiPriority w:val="10"/>
    <w:qFormat/>
    <w:rsid w:val="00763B9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3B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3B9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3B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3B9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63B92"/>
    <w:rPr>
      <w:i/>
      <w:iCs/>
      <w:color w:val="404040" w:themeColor="text1" w:themeTint="BF"/>
    </w:rPr>
  </w:style>
  <w:style w:type="paragraph" w:styleId="ListParagraph">
    <w:name w:val="List Paragraph"/>
    <w:basedOn w:val="Normal"/>
    <w:uiPriority w:val="34"/>
    <w:qFormat/>
    <w:rsid w:val="00763B92"/>
    <w:pPr>
      <w:ind w:left="720"/>
      <w:contextualSpacing/>
    </w:pPr>
  </w:style>
  <w:style w:type="character" w:styleId="IntenseEmphasis">
    <w:name w:val="Intense Emphasis"/>
    <w:basedOn w:val="DefaultParagraphFont"/>
    <w:uiPriority w:val="21"/>
    <w:qFormat/>
    <w:rsid w:val="00763B92"/>
    <w:rPr>
      <w:i/>
      <w:iCs/>
      <w:color w:val="0F4761" w:themeColor="accent1" w:themeShade="BF"/>
    </w:rPr>
  </w:style>
  <w:style w:type="paragraph" w:styleId="IntenseQuote">
    <w:name w:val="Intense Quote"/>
    <w:basedOn w:val="Normal"/>
    <w:next w:val="Normal"/>
    <w:link w:val="IntenseQuoteChar"/>
    <w:uiPriority w:val="30"/>
    <w:qFormat/>
    <w:rsid w:val="00763B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3B92"/>
    <w:rPr>
      <w:i/>
      <w:iCs/>
      <w:color w:val="0F4761" w:themeColor="accent1" w:themeShade="BF"/>
    </w:rPr>
  </w:style>
  <w:style w:type="character" w:styleId="IntenseReference">
    <w:name w:val="Intense Reference"/>
    <w:basedOn w:val="DefaultParagraphFont"/>
    <w:uiPriority w:val="32"/>
    <w:qFormat/>
    <w:rsid w:val="00763B92"/>
    <w:rPr>
      <w:b/>
      <w:bCs/>
      <w:smallCaps/>
      <w:color w:val="0F4761" w:themeColor="accent1" w:themeShade="BF"/>
      <w:spacing w:val="5"/>
    </w:rPr>
  </w:style>
  <w:style w:type="character" w:styleId="CommentReference">
    <w:name w:val="annotation reference"/>
    <w:basedOn w:val="DefaultParagraphFont"/>
    <w:uiPriority w:val="99"/>
    <w:semiHidden/>
    <w:unhideWhenUsed/>
    <w:rsid w:val="00C03B76"/>
    <w:rPr>
      <w:sz w:val="16"/>
      <w:szCs w:val="16"/>
    </w:rPr>
  </w:style>
  <w:style w:type="paragraph" w:styleId="CommentText">
    <w:name w:val="annotation text"/>
    <w:basedOn w:val="Normal"/>
    <w:link w:val="CommentTextChar"/>
    <w:uiPriority w:val="99"/>
    <w:semiHidden/>
    <w:unhideWhenUsed/>
    <w:rsid w:val="00C03B76"/>
    <w:rPr>
      <w:sz w:val="20"/>
      <w:szCs w:val="20"/>
    </w:rPr>
  </w:style>
  <w:style w:type="character" w:customStyle="1" w:styleId="CommentTextChar">
    <w:name w:val="Comment Text Char"/>
    <w:basedOn w:val="DefaultParagraphFont"/>
    <w:link w:val="CommentText"/>
    <w:uiPriority w:val="99"/>
    <w:semiHidden/>
    <w:rsid w:val="00C03B76"/>
    <w:rPr>
      <w:sz w:val="20"/>
      <w:szCs w:val="20"/>
    </w:rPr>
  </w:style>
  <w:style w:type="paragraph" w:styleId="CommentSubject">
    <w:name w:val="annotation subject"/>
    <w:basedOn w:val="CommentText"/>
    <w:next w:val="CommentText"/>
    <w:link w:val="CommentSubjectChar"/>
    <w:uiPriority w:val="99"/>
    <w:semiHidden/>
    <w:unhideWhenUsed/>
    <w:rsid w:val="00C03B76"/>
    <w:rPr>
      <w:b/>
      <w:bCs/>
    </w:rPr>
  </w:style>
  <w:style w:type="character" w:customStyle="1" w:styleId="CommentSubjectChar">
    <w:name w:val="Comment Subject Char"/>
    <w:basedOn w:val="CommentTextChar"/>
    <w:link w:val="CommentSubject"/>
    <w:uiPriority w:val="99"/>
    <w:semiHidden/>
    <w:rsid w:val="00C03B7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9825</Words>
  <Characters>61806</Characters>
  <Application>Microsoft Office Word</Application>
  <DocSecurity>0</DocSecurity>
  <Lines>1166</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Miller, David M.,MD, PhD</dc:creator>
  <cp:keywords/>
  <dc:description/>
  <cp:lastModifiedBy>Miller, David M.,MD, PhD</cp:lastModifiedBy>
  <cp:revision>2</cp:revision>
  <dcterms:created xsi:type="dcterms:W3CDTF">2026-06-24T10:05:00Z</dcterms:created>
  <dcterms:modified xsi:type="dcterms:W3CDTF">2026-06-24T10:05:00Z</dcterms:modified>
</cp:coreProperties>
</file>